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47F1C" w14:textId="3D8B5FDB" w:rsidR="19DEAD2C" w:rsidRDefault="19DEAD2C" w:rsidP="19DEAD2C">
      <w:pPr>
        <w:spacing w:line="259" w:lineRule="auto"/>
        <w:jc w:val="right"/>
        <w:rPr>
          <w:szCs w:val="23"/>
        </w:rPr>
      </w:pPr>
      <w:r w:rsidRPr="19DEAD2C">
        <w:rPr>
          <w:rFonts w:ascii="Arial" w:hAnsi="Arial" w:cs="Arial"/>
          <w:sz w:val="50"/>
          <w:szCs w:val="50"/>
        </w:rPr>
        <w:t>Battery Powered Car Air Conditioning</w:t>
      </w:r>
    </w:p>
    <w:p w14:paraId="4AF08942" w14:textId="064465F8" w:rsidR="19DEAD2C" w:rsidRDefault="1BAA174B" w:rsidP="19DEAD2C">
      <w:pPr>
        <w:spacing w:line="259" w:lineRule="auto"/>
        <w:jc w:val="right"/>
      </w:pPr>
      <w:bookmarkStart w:id="0" w:name="_Ref312243294"/>
      <w:r w:rsidRPr="28D40EE9">
        <w:rPr>
          <w:rFonts w:ascii="Arial" w:hAnsi="Arial" w:cs="Arial"/>
          <w:sz w:val="50"/>
          <w:szCs w:val="50"/>
        </w:rPr>
        <w:t>“</w:t>
      </w:r>
      <w:r w:rsidR="00295344">
        <w:rPr>
          <w:rFonts w:ascii="Arial" w:hAnsi="Arial" w:cs="Arial"/>
          <w:sz w:val="50"/>
          <w:szCs w:val="50"/>
        </w:rPr>
        <w:t xml:space="preserve">The </w:t>
      </w:r>
      <w:r w:rsidR="19DEAD2C" w:rsidRPr="19DEAD2C">
        <w:rPr>
          <w:rFonts w:ascii="Arial" w:hAnsi="Arial" w:cs="Arial"/>
          <w:sz w:val="50"/>
          <w:szCs w:val="50"/>
        </w:rPr>
        <w:t>Chilly Dog</w:t>
      </w:r>
      <w:r w:rsidRPr="28D40EE9">
        <w:rPr>
          <w:rFonts w:ascii="Arial" w:hAnsi="Arial" w:cs="Arial"/>
          <w:sz w:val="50"/>
          <w:szCs w:val="50"/>
        </w:rPr>
        <w:t>”</w:t>
      </w:r>
    </w:p>
    <w:p w14:paraId="74BE2A9E" w14:textId="58333242" w:rsidR="19DEAD2C" w:rsidRDefault="19DEAD2C" w:rsidP="5D22458D">
      <w:pPr>
        <w:spacing w:line="259" w:lineRule="auto"/>
        <w:jc w:val="right"/>
        <w:rPr>
          <w:rFonts w:ascii="Arial" w:hAnsi="Arial" w:cs="Arial"/>
          <w:sz w:val="42"/>
          <w:szCs w:val="42"/>
        </w:rPr>
      </w:pPr>
      <w:r w:rsidRPr="5D22458D">
        <w:rPr>
          <w:rFonts w:ascii="Arial" w:hAnsi="Arial" w:cs="Arial"/>
          <w:sz w:val="42"/>
          <w:szCs w:val="42"/>
        </w:rPr>
        <w:t>Grant Franklin</w:t>
      </w:r>
    </w:p>
    <w:p w14:paraId="03189609" w14:textId="082DFDB4" w:rsidR="19DEAD2C" w:rsidRDefault="19DEAD2C" w:rsidP="5D22458D">
      <w:pPr>
        <w:spacing w:line="259" w:lineRule="auto"/>
        <w:jc w:val="right"/>
        <w:rPr>
          <w:rFonts w:ascii="Arial" w:hAnsi="Arial" w:cs="Arial"/>
          <w:sz w:val="42"/>
          <w:szCs w:val="42"/>
        </w:rPr>
      </w:pPr>
      <w:r w:rsidRPr="5D22458D">
        <w:rPr>
          <w:rFonts w:ascii="Arial" w:hAnsi="Arial" w:cs="Arial"/>
          <w:sz w:val="42"/>
          <w:szCs w:val="42"/>
        </w:rPr>
        <w:t xml:space="preserve">Martin </w:t>
      </w:r>
      <w:proofErr w:type="spellStart"/>
      <w:r w:rsidRPr="5D22458D">
        <w:rPr>
          <w:rFonts w:ascii="Arial" w:hAnsi="Arial" w:cs="Arial"/>
          <w:sz w:val="42"/>
          <w:szCs w:val="42"/>
        </w:rPr>
        <w:t>Rennaker</w:t>
      </w:r>
      <w:proofErr w:type="spellEnd"/>
    </w:p>
    <w:p w14:paraId="1F937652" w14:textId="0DF25493" w:rsidR="19DEAD2C" w:rsidRDefault="19DEAD2C" w:rsidP="19DEAD2C">
      <w:pPr>
        <w:spacing w:line="259" w:lineRule="auto"/>
        <w:jc w:val="right"/>
        <w:rPr>
          <w:rFonts w:ascii="Arial" w:hAnsi="Arial" w:cs="Arial"/>
          <w:sz w:val="42"/>
          <w:szCs w:val="42"/>
        </w:rPr>
      </w:pPr>
      <w:proofErr w:type="spellStart"/>
      <w:r w:rsidRPr="5D22458D">
        <w:rPr>
          <w:rFonts w:ascii="Arial" w:hAnsi="Arial" w:cs="Arial"/>
          <w:sz w:val="42"/>
          <w:szCs w:val="42"/>
        </w:rPr>
        <w:t>Yarentzy</w:t>
      </w:r>
      <w:proofErr w:type="spellEnd"/>
      <w:r w:rsidRPr="5D22458D">
        <w:rPr>
          <w:rFonts w:ascii="Arial" w:hAnsi="Arial" w:cs="Arial"/>
          <w:sz w:val="42"/>
          <w:szCs w:val="42"/>
        </w:rPr>
        <w:t xml:space="preserve"> Magallanes</w:t>
      </w:r>
    </w:p>
    <w:p w14:paraId="77ABEFDE" w14:textId="77777777" w:rsidR="00FA617B" w:rsidRPr="00730B1B" w:rsidRDefault="00FA617B" w:rsidP="00FA617B">
      <w:pPr>
        <w:jc w:val="right"/>
        <w:rPr>
          <w:rFonts w:ascii="Arial" w:hAnsi="Arial" w:cs="Arial"/>
          <w:sz w:val="40"/>
          <w:szCs w:val="40"/>
        </w:rPr>
      </w:pPr>
    </w:p>
    <w:p w14:paraId="1A1E14C8" w14:textId="77777777" w:rsidR="00FA617B" w:rsidRPr="00730B1B" w:rsidRDefault="00FA617B" w:rsidP="00FA617B">
      <w:pPr>
        <w:jc w:val="right"/>
        <w:rPr>
          <w:rFonts w:ascii="Arial" w:hAnsi="Arial" w:cs="Arial"/>
          <w:sz w:val="40"/>
          <w:szCs w:val="40"/>
        </w:rPr>
      </w:pPr>
    </w:p>
    <w:p w14:paraId="0F0FFD53" w14:textId="77777777" w:rsidR="00FA617B" w:rsidRPr="00730B1B" w:rsidRDefault="00FA617B" w:rsidP="00FA617B">
      <w:pPr>
        <w:jc w:val="right"/>
        <w:rPr>
          <w:rFonts w:ascii="Arial" w:hAnsi="Arial" w:cs="Arial"/>
          <w:sz w:val="40"/>
          <w:szCs w:val="40"/>
        </w:rPr>
      </w:pPr>
    </w:p>
    <w:p w14:paraId="28CAE1D1" w14:textId="77777777" w:rsidR="00FA617B" w:rsidRPr="00730B1B" w:rsidRDefault="00FA617B" w:rsidP="00FA617B">
      <w:pPr>
        <w:jc w:val="right"/>
        <w:rPr>
          <w:rFonts w:ascii="Arial" w:hAnsi="Arial" w:cs="Arial"/>
          <w:sz w:val="40"/>
          <w:szCs w:val="40"/>
        </w:rPr>
      </w:pPr>
    </w:p>
    <w:p w14:paraId="0A45D330" w14:textId="77777777" w:rsidR="00FA617B" w:rsidRPr="00730B1B" w:rsidRDefault="00FA617B" w:rsidP="00FA617B">
      <w:pPr>
        <w:jc w:val="right"/>
        <w:rPr>
          <w:rFonts w:ascii="Arial" w:hAnsi="Arial" w:cs="Arial"/>
          <w:sz w:val="40"/>
          <w:szCs w:val="40"/>
        </w:rPr>
      </w:pPr>
    </w:p>
    <w:p w14:paraId="73760342" w14:textId="77777777" w:rsidR="00FA617B" w:rsidRPr="00730B1B" w:rsidRDefault="00FA617B" w:rsidP="00FA617B">
      <w:pPr>
        <w:jc w:val="right"/>
        <w:rPr>
          <w:rFonts w:ascii="Arial" w:hAnsi="Arial" w:cs="Arial"/>
          <w:sz w:val="40"/>
          <w:szCs w:val="40"/>
        </w:rPr>
      </w:pPr>
    </w:p>
    <w:p w14:paraId="1167FE54" w14:textId="77777777" w:rsidR="00FA617B" w:rsidRPr="00730B1B" w:rsidRDefault="00FA617B" w:rsidP="00FA617B">
      <w:pPr>
        <w:jc w:val="right"/>
        <w:rPr>
          <w:rFonts w:ascii="Arial" w:hAnsi="Arial" w:cs="Arial"/>
          <w:sz w:val="40"/>
          <w:szCs w:val="40"/>
        </w:rPr>
      </w:pPr>
    </w:p>
    <w:p w14:paraId="5D94A006" w14:textId="77777777" w:rsidR="00FA617B" w:rsidRPr="00730B1B" w:rsidRDefault="00FA617B" w:rsidP="00FA617B">
      <w:pPr>
        <w:jc w:val="right"/>
        <w:rPr>
          <w:rFonts w:ascii="Arial" w:hAnsi="Arial" w:cs="Arial"/>
          <w:sz w:val="40"/>
          <w:szCs w:val="40"/>
        </w:rPr>
      </w:pPr>
    </w:p>
    <w:p w14:paraId="29CBF945" w14:textId="77777777" w:rsidR="00FA617B" w:rsidRPr="00730B1B" w:rsidRDefault="00FA617B" w:rsidP="00FA617B">
      <w:pPr>
        <w:jc w:val="right"/>
        <w:rPr>
          <w:rFonts w:ascii="Arial" w:hAnsi="Arial" w:cs="Arial"/>
          <w:sz w:val="40"/>
          <w:szCs w:val="40"/>
        </w:rPr>
      </w:pPr>
    </w:p>
    <w:p w14:paraId="12B786F5" w14:textId="3AB73F9B" w:rsidR="00FA617B" w:rsidRPr="00730B1B" w:rsidRDefault="00B07EC7" w:rsidP="28D40EE9">
      <w:pPr>
        <w:jc w:val="right"/>
        <w:rPr>
          <w:rFonts w:ascii="Arial" w:hAnsi="Arial" w:cs="Arial"/>
          <w:b/>
          <w:smallCaps/>
          <w:sz w:val="52"/>
          <w:szCs w:val="52"/>
        </w:rPr>
      </w:pPr>
      <w:r w:rsidRPr="00730B1B">
        <w:rPr>
          <w:rFonts w:ascii="Arial" w:hAnsi="Arial" w:cs="Arial"/>
          <w:b/>
          <w:smallCaps/>
          <w:sz w:val="52"/>
          <w:szCs w:val="52"/>
        </w:rPr>
        <w:t xml:space="preserve">Functional </w:t>
      </w:r>
      <w:r w:rsidR="00D922DD" w:rsidRPr="00730B1B">
        <w:rPr>
          <w:rFonts w:ascii="Arial" w:hAnsi="Arial" w:cs="Arial"/>
          <w:b/>
          <w:smallCaps/>
          <w:sz w:val="52"/>
          <w:szCs w:val="52"/>
        </w:rPr>
        <w:t xml:space="preserve">System </w:t>
      </w:r>
      <w:r w:rsidRPr="00730B1B">
        <w:rPr>
          <w:rFonts w:ascii="Arial" w:hAnsi="Arial" w:cs="Arial"/>
          <w:b/>
          <w:smallCaps/>
          <w:sz w:val="52"/>
          <w:szCs w:val="52"/>
        </w:rPr>
        <w:t>Requirements</w:t>
      </w:r>
    </w:p>
    <w:p w14:paraId="1EA2191B" w14:textId="77777777" w:rsidR="00FA617B" w:rsidRPr="00730B1B" w:rsidRDefault="00FA617B" w:rsidP="00FA617B">
      <w:pPr>
        <w:rPr>
          <w:rFonts w:ascii="Arial" w:hAnsi="Arial" w:cs="Arial"/>
          <w:sz w:val="28"/>
          <w:szCs w:val="28"/>
        </w:rPr>
      </w:pPr>
    </w:p>
    <w:p w14:paraId="4BA9ECDC" w14:textId="77777777" w:rsidR="00FA617B" w:rsidRPr="00730B1B" w:rsidRDefault="00FA617B" w:rsidP="00FA617B">
      <w:pPr>
        <w:rPr>
          <w:rFonts w:ascii="Arial" w:hAnsi="Arial" w:cs="Arial"/>
          <w:sz w:val="28"/>
          <w:szCs w:val="28"/>
        </w:rPr>
      </w:pPr>
    </w:p>
    <w:p w14:paraId="50F09BC6" w14:textId="77777777" w:rsidR="00FA617B" w:rsidRPr="00730B1B" w:rsidRDefault="00FA617B" w:rsidP="00FA617B">
      <w:pPr>
        <w:rPr>
          <w:rFonts w:ascii="Arial" w:hAnsi="Arial" w:cs="Arial"/>
          <w:sz w:val="28"/>
          <w:szCs w:val="28"/>
        </w:rPr>
      </w:pPr>
    </w:p>
    <w:p w14:paraId="3994CB54" w14:textId="77777777" w:rsidR="00FA617B" w:rsidRPr="00730B1B" w:rsidRDefault="00FA617B" w:rsidP="00FA617B">
      <w:pPr>
        <w:rPr>
          <w:rFonts w:ascii="Arial" w:hAnsi="Arial" w:cs="Arial"/>
          <w:sz w:val="28"/>
          <w:szCs w:val="28"/>
        </w:rPr>
      </w:pPr>
    </w:p>
    <w:p w14:paraId="1C492B89" w14:textId="77777777" w:rsidR="00FA617B" w:rsidRPr="00730B1B" w:rsidRDefault="00FA617B" w:rsidP="00FA617B">
      <w:pPr>
        <w:rPr>
          <w:rFonts w:ascii="Arial" w:hAnsi="Arial" w:cs="Arial"/>
          <w:sz w:val="28"/>
          <w:szCs w:val="28"/>
        </w:rPr>
      </w:pPr>
    </w:p>
    <w:p w14:paraId="3E17EE54" w14:textId="77777777" w:rsidR="00FA617B" w:rsidRPr="00730B1B" w:rsidRDefault="00FA617B" w:rsidP="00FA617B">
      <w:pPr>
        <w:rPr>
          <w:rFonts w:ascii="Arial" w:hAnsi="Arial" w:cs="Arial"/>
          <w:sz w:val="28"/>
          <w:szCs w:val="28"/>
        </w:rPr>
      </w:pPr>
    </w:p>
    <w:p w14:paraId="371ED1E6" w14:textId="77777777" w:rsidR="00FA617B" w:rsidRPr="00730B1B" w:rsidRDefault="00FA617B" w:rsidP="00FA617B">
      <w:pPr>
        <w:rPr>
          <w:rFonts w:ascii="Arial" w:hAnsi="Arial" w:cs="Arial"/>
          <w:sz w:val="28"/>
          <w:szCs w:val="28"/>
        </w:rPr>
      </w:pPr>
    </w:p>
    <w:p w14:paraId="3467460A" w14:textId="77777777" w:rsidR="00FA617B" w:rsidRPr="00730B1B" w:rsidRDefault="00FA617B" w:rsidP="00FA617B">
      <w:pPr>
        <w:rPr>
          <w:rFonts w:ascii="Arial" w:hAnsi="Arial" w:cs="Arial"/>
          <w:sz w:val="28"/>
          <w:szCs w:val="28"/>
        </w:rPr>
      </w:pPr>
    </w:p>
    <w:p w14:paraId="78F6AD2B" w14:textId="77777777" w:rsidR="00FA617B" w:rsidRPr="00730B1B" w:rsidRDefault="00FA617B" w:rsidP="00FA617B">
      <w:pPr>
        <w:rPr>
          <w:rFonts w:ascii="Arial" w:hAnsi="Arial" w:cs="Arial"/>
          <w:sz w:val="28"/>
          <w:szCs w:val="28"/>
        </w:rPr>
      </w:pPr>
    </w:p>
    <w:p w14:paraId="2A5E4C06" w14:textId="77777777" w:rsidR="00FA617B" w:rsidRPr="00730B1B" w:rsidRDefault="00FA617B" w:rsidP="00FA617B">
      <w:pPr>
        <w:rPr>
          <w:rFonts w:ascii="Arial" w:hAnsi="Arial" w:cs="Arial"/>
          <w:sz w:val="28"/>
          <w:szCs w:val="28"/>
        </w:rPr>
      </w:pPr>
    </w:p>
    <w:p w14:paraId="7E975054" w14:textId="77777777" w:rsidR="00FA617B" w:rsidRPr="00730B1B" w:rsidRDefault="00FA617B" w:rsidP="00FA617B">
      <w:pPr>
        <w:jc w:val="left"/>
        <w:rPr>
          <w:rFonts w:ascii="Arial" w:hAnsi="Arial" w:cs="Arial"/>
          <w:sz w:val="28"/>
          <w:szCs w:val="28"/>
        </w:rPr>
      </w:pPr>
    </w:p>
    <w:p w14:paraId="0DF191AB" w14:textId="77777777" w:rsidR="00FA617B" w:rsidRPr="00730B1B" w:rsidRDefault="00FA617B" w:rsidP="00FA617B">
      <w:pPr>
        <w:jc w:val="left"/>
        <w:rPr>
          <w:rFonts w:ascii="Arial" w:hAnsi="Arial" w:cs="Arial"/>
          <w:sz w:val="28"/>
          <w:szCs w:val="28"/>
        </w:rPr>
      </w:pPr>
    </w:p>
    <w:p w14:paraId="076DF703" w14:textId="77777777" w:rsidR="00FA617B" w:rsidRPr="00730B1B" w:rsidRDefault="00FA617B" w:rsidP="00FA617B">
      <w:pPr>
        <w:jc w:val="left"/>
        <w:rPr>
          <w:rFonts w:ascii="Arial" w:hAnsi="Arial" w:cs="Arial"/>
          <w:sz w:val="28"/>
          <w:szCs w:val="28"/>
        </w:rPr>
      </w:pPr>
    </w:p>
    <w:p w14:paraId="20A9CFCF" w14:textId="77777777" w:rsidR="00FA617B" w:rsidRPr="00730B1B" w:rsidRDefault="00FA617B" w:rsidP="00FA617B">
      <w:pPr>
        <w:jc w:val="left"/>
        <w:rPr>
          <w:rFonts w:ascii="Arial" w:hAnsi="Arial" w:cs="Arial"/>
          <w:sz w:val="28"/>
          <w:szCs w:val="28"/>
        </w:rPr>
      </w:pPr>
    </w:p>
    <w:p w14:paraId="5A94AB60" w14:textId="77777777" w:rsidR="00FA617B" w:rsidRPr="00730B1B" w:rsidRDefault="00FA617B" w:rsidP="00FA617B">
      <w:pPr>
        <w:jc w:val="left"/>
        <w:rPr>
          <w:rFonts w:ascii="Arial" w:hAnsi="Arial" w:cs="Arial"/>
          <w:sz w:val="28"/>
          <w:szCs w:val="28"/>
        </w:rPr>
      </w:pPr>
      <w:r w:rsidRPr="00730B1B">
        <w:rPr>
          <w:rFonts w:ascii="Arial" w:hAnsi="Arial" w:cs="Arial"/>
          <w:sz w:val="28"/>
          <w:szCs w:val="28"/>
        </w:rPr>
        <w:t>REVISION – Draft</w:t>
      </w:r>
    </w:p>
    <w:p w14:paraId="5DCF2D22" w14:textId="1BF4F98C" w:rsidR="00CC1A19" w:rsidRPr="00730B1B" w:rsidRDefault="00FA617B" w:rsidP="19DEAD2C">
      <w:pPr>
        <w:jc w:val="left"/>
        <w:rPr>
          <w:rFonts w:ascii="Arial" w:hAnsi="Arial" w:cs="Arial"/>
          <w:sz w:val="28"/>
          <w:szCs w:val="28"/>
        </w:rPr>
        <w:sectPr w:rsidR="00CC1A19" w:rsidRPr="00730B1B" w:rsidSect="00162656">
          <w:headerReference w:type="even" r:id="rId11"/>
          <w:headerReference w:type="default" r:id="rId12"/>
          <w:footerReference w:type="even" r:id="rId13"/>
          <w:footerReference w:type="default" r:id="rId14"/>
          <w:headerReference w:type="first" r:id="rId15"/>
          <w:footerReference w:type="first" r:id="rId16"/>
          <w:endnotePr>
            <w:numFmt w:val="decimal"/>
          </w:endnotePr>
          <w:type w:val="continuous"/>
          <w:pgSz w:w="12240" w:h="15840" w:code="1"/>
          <w:pgMar w:top="1440" w:right="1440" w:bottom="1440" w:left="1440" w:header="720" w:footer="720" w:gutter="0"/>
          <w:cols w:space="720"/>
          <w:titlePg/>
          <w:docGrid w:linePitch="360"/>
        </w:sectPr>
      </w:pPr>
      <w:r w:rsidRPr="19DEAD2C">
        <w:rPr>
          <w:rFonts w:ascii="Arial" w:hAnsi="Arial" w:cs="Arial"/>
          <w:sz w:val="28"/>
          <w:szCs w:val="28"/>
        </w:rPr>
        <w:t>15 February 2022</w:t>
      </w:r>
    </w:p>
    <w:p w14:paraId="52E47BE8" w14:textId="2367C83C" w:rsidR="00FA617B" w:rsidRPr="00730B1B" w:rsidRDefault="00B07EC7" w:rsidP="00FA617B">
      <w:pPr>
        <w:jc w:val="center"/>
        <w:rPr>
          <w:rFonts w:ascii="Arial" w:hAnsi="Arial" w:cs="Arial"/>
          <w:smallCaps/>
          <w:sz w:val="36"/>
          <w:szCs w:val="36"/>
        </w:rPr>
      </w:pPr>
      <w:r w:rsidRPr="00730B1B">
        <w:rPr>
          <w:rFonts w:ascii="Arial" w:hAnsi="Arial" w:cs="Arial"/>
          <w:smallCaps/>
          <w:sz w:val="36"/>
          <w:szCs w:val="36"/>
        </w:rPr>
        <w:lastRenderedPageBreak/>
        <w:t xml:space="preserve">Functional </w:t>
      </w:r>
      <w:r w:rsidR="00D922DD" w:rsidRPr="00730B1B">
        <w:rPr>
          <w:rFonts w:ascii="Arial" w:hAnsi="Arial" w:cs="Arial"/>
          <w:smallCaps/>
          <w:sz w:val="36"/>
          <w:szCs w:val="36"/>
        </w:rPr>
        <w:t>System Requirements</w:t>
      </w:r>
    </w:p>
    <w:p w14:paraId="22725D9B" w14:textId="77777777" w:rsidR="00FA617B" w:rsidRPr="00730B1B" w:rsidRDefault="00FA617B" w:rsidP="00FA617B">
      <w:pPr>
        <w:jc w:val="center"/>
        <w:rPr>
          <w:rFonts w:ascii="Arial" w:hAnsi="Arial" w:cs="Arial"/>
          <w:sz w:val="36"/>
          <w:szCs w:val="36"/>
        </w:rPr>
      </w:pPr>
      <w:r w:rsidRPr="19DEAD2C">
        <w:rPr>
          <w:rFonts w:ascii="Arial" w:hAnsi="Arial" w:cs="Arial"/>
          <w:smallCaps/>
          <w:sz w:val="36"/>
          <w:szCs w:val="36"/>
        </w:rPr>
        <w:t>for</w:t>
      </w:r>
    </w:p>
    <w:p w14:paraId="635CB97B" w14:textId="3DB0797C" w:rsidR="19DEAD2C" w:rsidRDefault="19DEAD2C" w:rsidP="19DEAD2C">
      <w:pPr>
        <w:spacing w:line="259" w:lineRule="auto"/>
        <w:jc w:val="center"/>
        <w:rPr>
          <w:szCs w:val="23"/>
        </w:rPr>
      </w:pPr>
      <w:r w:rsidRPr="19DEAD2C">
        <w:rPr>
          <w:rFonts w:ascii="Arial" w:hAnsi="Arial" w:cs="Arial"/>
          <w:sz w:val="36"/>
          <w:szCs w:val="36"/>
        </w:rPr>
        <w:t>Battery Powered Car Air Conditioning</w:t>
      </w:r>
    </w:p>
    <w:p w14:paraId="0BDF3C0A" w14:textId="77777777" w:rsidR="00CC1A19" w:rsidRPr="00730B1B" w:rsidRDefault="00CC1A19" w:rsidP="00043D9F">
      <w:pPr>
        <w:rPr>
          <w:rFonts w:ascii="Arial" w:hAnsi="Arial" w:cs="Arial"/>
        </w:rPr>
      </w:pPr>
    </w:p>
    <w:p w14:paraId="0E0F0388" w14:textId="77777777" w:rsidR="00CC1A19" w:rsidRPr="00730B1B" w:rsidRDefault="00CC1A19" w:rsidP="00043D9F">
      <w:pPr>
        <w:rPr>
          <w:rFonts w:ascii="Arial" w:hAnsi="Arial" w:cs="Arial"/>
        </w:rPr>
      </w:pPr>
    </w:p>
    <w:p w14:paraId="71073F36" w14:textId="77777777" w:rsidR="00CC1A19" w:rsidRPr="00730B1B" w:rsidRDefault="00CC1A19" w:rsidP="00043D9F">
      <w:pPr>
        <w:rPr>
          <w:rFonts w:ascii="Arial" w:hAnsi="Arial" w:cs="Arial"/>
        </w:rPr>
      </w:pPr>
    </w:p>
    <w:p w14:paraId="2E26FD29" w14:textId="77777777" w:rsidR="00FA617B" w:rsidRPr="00730B1B" w:rsidRDefault="00FA617B" w:rsidP="00043D9F">
      <w:pPr>
        <w:rPr>
          <w:rFonts w:ascii="Arial" w:hAnsi="Arial" w:cs="Arial"/>
        </w:rPr>
      </w:pPr>
    </w:p>
    <w:p w14:paraId="3E10ED68" w14:textId="77777777" w:rsidR="00CC1A19" w:rsidRPr="00730B1B" w:rsidRDefault="00CC1A19" w:rsidP="00043D9F">
      <w:pPr>
        <w:rPr>
          <w:rFonts w:ascii="Arial" w:hAnsi="Arial" w:cs="Arial"/>
        </w:rPr>
      </w:pPr>
    </w:p>
    <w:p w14:paraId="457F7DC0" w14:textId="77777777" w:rsidR="00FA617B" w:rsidRPr="00730B1B" w:rsidRDefault="00FA617B" w:rsidP="00FA617B">
      <w:pPr>
        <w:jc w:val="center"/>
        <w:rPr>
          <w:rFonts w:ascii="Arial" w:hAnsi="Arial" w:cs="Arial"/>
          <w:smallCaps/>
        </w:rPr>
      </w:pPr>
      <w:r w:rsidRPr="00730B1B">
        <w:rPr>
          <w:rFonts w:ascii="Arial" w:hAnsi="Arial" w:cs="Arial"/>
          <w:smallCaps/>
        </w:rPr>
        <w:t>Prepared by:</w:t>
      </w:r>
    </w:p>
    <w:p w14:paraId="47080451" w14:textId="77777777" w:rsidR="00FA617B" w:rsidRPr="00730B1B" w:rsidRDefault="00FA617B" w:rsidP="00FA617B">
      <w:pPr>
        <w:jc w:val="center"/>
        <w:rPr>
          <w:rFonts w:ascii="Arial" w:hAnsi="Arial" w:cs="Arial"/>
        </w:rPr>
      </w:pPr>
    </w:p>
    <w:p w14:paraId="092269FD" w14:textId="2FA34009" w:rsidR="2B273262" w:rsidRDefault="2B273262" w:rsidP="2B273262">
      <w:pPr>
        <w:jc w:val="center"/>
        <w:rPr>
          <w:rFonts w:ascii="Arial" w:hAnsi="Arial" w:cs="Arial"/>
        </w:rPr>
      </w:pPr>
      <w:proofErr w:type="spellStart"/>
      <w:r w:rsidRPr="2B273262">
        <w:rPr>
          <w:rFonts w:ascii="Arial" w:hAnsi="Arial" w:cs="Arial"/>
        </w:rPr>
        <w:t>Yarentzy</w:t>
      </w:r>
      <w:proofErr w:type="spellEnd"/>
      <w:r w:rsidRPr="2B273262">
        <w:rPr>
          <w:rFonts w:ascii="Arial" w:hAnsi="Arial" w:cs="Arial"/>
        </w:rPr>
        <w:t xml:space="preserve"> Magallanes</w:t>
      </w:r>
    </w:p>
    <w:p w14:paraId="577632AA" w14:textId="39D86146" w:rsidR="00FA617B" w:rsidRPr="00730B1B" w:rsidRDefault="2B273262" w:rsidP="00FA617B">
      <w:pPr>
        <w:jc w:val="center"/>
        <w:rPr>
          <w:rFonts w:ascii="Arial" w:hAnsi="Arial" w:cs="Arial"/>
        </w:rPr>
      </w:pPr>
      <w:r w:rsidRPr="2B273262">
        <w:rPr>
          <w:rFonts w:ascii="Arial" w:hAnsi="Arial" w:cs="Arial"/>
        </w:rPr>
        <w:t>Grant Franklin</w:t>
      </w:r>
    </w:p>
    <w:p w14:paraId="07262D29" w14:textId="6D197BA9" w:rsidR="2B273262" w:rsidRDefault="2B273262" w:rsidP="2B273262">
      <w:pPr>
        <w:jc w:val="center"/>
        <w:rPr>
          <w:rFonts w:ascii="Arial" w:hAnsi="Arial" w:cs="Arial"/>
        </w:rPr>
      </w:pPr>
      <w:r w:rsidRPr="2B273262">
        <w:rPr>
          <w:rFonts w:ascii="Arial" w:hAnsi="Arial" w:cs="Arial"/>
        </w:rPr>
        <w:t xml:space="preserve">Martin </w:t>
      </w:r>
      <w:proofErr w:type="spellStart"/>
      <w:r w:rsidRPr="2B273262">
        <w:rPr>
          <w:rFonts w:ascii="Arial" w:hAnsi="Arial" w:cs="Arial"/>
        </w:rPr>
        <w:t>Rennaker</w:t>
      </w:r>
      <w:proofErr w:type="spellEnd"/>
    </w:p>
    <w:p w14:paraId="79A0078A" w14:textId="6118BF73" w:rsidR="2B273262" w:rsidRDefault="2B273262" w:rsidP="2B273262">
      <w:pPr>
        <w:jc w:val="center"/>
        <w:rPr>
          <w:szCs w:val="23"/>
        </w:rPr>
      </w:pPr>
      <w:r w:rsidRPr="2B273262">
        <w:rPr>
          <w:szCs w:val="23"/>
        </w:rPr>
        <w:t>02/23/2022</w:t>
      </w:r>
    </w:p>
    <w:p w14:paraId="65E81EF1"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14F7E749" w14:textId="77777777" w:rsidR="00FA617B" w:rsidRPr="00730B1B" w:rsidRDefault="00FA617B" w:rsidP="00FA617B">
      <w:pPr>
        <w:tabs>
          <w:tab w:val="left" w:pos="6210"/>
        </w:tabs>
        <w:ind w:left="2970"/>
        <w:rPr>
          <w:rFonts w:ascii="Arial" w:hAnsi="Arial" w:cs="Arial"/>
        </w:rPr>
      </w:pPr>
      <w:r w:rsidRPr="00730B1B">
        <w:rPr>
          <w:rFonts w:ascii="Arial" w:hAnsi="Arial" w:cs="Arial"/>
        </w:rPr>
        <w:t>Author</w:t>
      </w:r>
      <w:r w:rsidRPr="00730B1B">
        <w:rPr>
          <w:rFonts w:ascii="Arial" w:hAnsi="Arial" w:cs="Arial"/>
        </w:rPr>
        <w:tab/>
        <w:t>Date</w:t>
      </w:r>
    </w:p>
    <w:p w14:paraId="057085EF" w14:textId="77777777" w:rsidR="00FA617B" w:rsidRPr="00730B1B" w:rsidRDefault="00FA617B" w:rsidP="00FA617B">
      <w:pPr>
        <w:ind w:left="2970"/>
        <w:jc w:val="center"/>
        <w:rPr>
          <w:rFonts w:ascii="Arial" w:hAnsi="Arial" w:cs="Arial"/>
        </w:rPr>
      </w:pPr>
    </w:p>
    <w:p w14:paraId="48CECDF5" w14:textId="77777777" w:rsidR="00FA617B" w:rsidRPr="00730B1B" w:rsidRDefault="00FA617B" w:rsidP="00FA617B">
      <w:pPr>
        <w:ind w:left="2970"/>
        <w:jc w:val="center"/>
        <w:rPr>
          <w:rFonts w:ascii="Arial" w:hAnsi="Arial" w:cs="Arial"/>
        </w:rPr>
      </w:pPr>
    </w:p>
    <w:p w14:paraId="40C00952" w14:textId="77777777" w:rsidR="00FA617B" w:rsidRPr="00730B1B" w:rsidRDefault="00FA617B" w:rsidP="00FA617B">
      <w:pPr>
        <w:ind w:left="2970"/>
        <w:jc w:val="center"/>
        <w:rPr>
          <w:rFonts w:ascii="Arial" w:hAnsi="Arial" w:cs="Arial"/>
        </w:rPr>
      </w:pPr>
    </w:p>
    <w:p w14:paraId="2232560C" w14:textId="77777777" w:rsidR="00FA617B" w:rsidRPr="00730B1B" w:rsidRDefault="00FA617B" w:rsidP="00FA617B">
      <w:pPr>
        <w:ind w:left="2970"/>
        <w:jc w:val="center"/>
        <w:rPr>
          <w:rFonts w:ascii="Arial" w:hAnsi="Arial" w:cs="Arial"/>
        </w:rPr>
      </w:pPr>
    </w:p>
    <w:p w14:paraId="001BDA3D" w14:textId="77777777" w:rsidR="00FA617B" w:rsidRPr="00730B1B" w:rsidRDefault="00FA617B" w:rsidP="00FA617B">
      <w:pPr>
        <w:jc w:val="center"/>
        <w:rPr>
          <w:rFonts w:ascii="Arial" w:hAnsi="Arial" w:cs="Arial"/>
          <w:smallCaps/>
        </w:rPr>
      </w:pPr>
      <w:r w:rsidRPr="00730B1B">
        <w:rPr>
          <w:rFonts w:ascii="Arial" w:hAnsi="Arial" w:cs="Arial"/>
          <w:smallCaps/>
        </w:rPr>
        <w:t>Approved by:</w:t>
      </w:r>
    </w:p>
    <w:p w14:paraId="478FFB66" w14:textId="77777777" w:rsidR="00FA617B" w:rsidRPr="00730B1B" w:rsidRDefault="00FA617B" w:rsidP="00FA617B">
      <w:pPr>
        <w:ind w:left="2970"/>
        <w:jc w:val="center"/>
        <w:rPr>
          <w:rFonts w:ascii="Arial" w:hAnsi="Arial" w:cs="Arial"/>
        </w:rPr>
      </w:pPr>
    </w:p>
    <w:p w14:paraId="79AC5C75" w14:textId="6E8E3A9F" w:rsidR="00FA617B" w:rsidRPr="00730B1B" w:rsidRDefault="00FA617B" w:rsidP="2B273262">
      <w:pPr>
        <w:ind w:left="2880"/>
        <w:rPr>
          <w:rFonts w:ascii="Arial" w:hAnsi="Arial" w:cs="Arial"/>
        </w:rPr>
      </w:pPr>
    </w:p>
    <w:p w14:paraId="6463EC03" w14:textId="2AB19A1A" w:rsidR="00FA617B" w:rsidRPr="00730B1B" w:rsidRDefault="2B273262" w:rsidP="2B273262">
      <w:pPr>
        <w:ind w:left="2970"/>
        <w:jc w:val="left"/>
        <w:rPr>
          <w:rFonts w:ascii="Arial" w:hAnsi="Arial" w:cs="Arial"/>
        </w:rPr>
      </w:pPr>
      <w:r w:rsidRPr="2B273262">
        <w:rPr>
          <w:rFonts w:ascii="Arial" w:hAnsi="Arial" w:cs="Arial"/>
        </w:rPr>
        <w:t xml:space="preserve">Martin </w:t>
      </w:r>
      <w:proofErr w:type="spellStart"/>
      <w:r w:rsidRPr="2B273262">
        <w:rPr>
          <w:rFonts w:ascii="Arial" w:hAnsi="Arial" w:cs="Arial"/>
        </w:rPr>
        <w:t>Rennaker</w:t>
      </w:r>
      <w:proofErr w:type="spellEnd"/>
      <w:r w:rsidR="00FA617B">
        <w:tab/>
      </w:r>
      <w:r w:rsidR="00FA617B">
        <w:tab/>
      </w:r>
      <w:r w:rsidRPr="2B273262">
        <w:rPr>
          <w:rFonts w:ascii="Arial" w:hAnsi="Arial" w:cs="Arial"/>
        </w:rPr>
        <w:t>02/23/2022</w:t>
      </w:r>
    </w:p>
    <w:p w14:paraId="68622480"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181F348B" w14:textId="77777777" w:rsidR="00FA617B" w:rsidRPr="00730B1B" w:rsidRDefault="00FA617B" w:rsidP="00FA617B">
      <w:pPr>
        <w:tabs>
          <w:tab w:val="left" w:pos="6210"/>
        </w:tabs>
        <w:ind w:left="2970"/>
        <w:rPr>
          <w:rFonts w:ascii="Arial" w:hAnsi="Arial" w:cs="Arial"/>
        </w:rPr>
      </w:pPr>
      <w:r w:rsidRPr="00730B1B">
        <w:rPr>
          <w:rFonts w:ascii="Arial" w:hAnsi="Arial" w:cs="Arial"/>
        </w:rPr>
        <w:t>Project Leader</w:t>
      </w:r>
      <w:r w:rsidRPr="00730B1B">
        <w:rPr>
          <w:rFonts w:ascii="Arial" w:hAnsi="Arial" w:cs="Arial"/>
        </w:rPr>
        <w:tab/>
        <w:t>Date</w:t>
      </w:r>
    </w:p>
    <w:p w14:paraId="002F7D82" w14:textId="77777777" w:rsidR="00FA617B" w:rsidRPr="00730B1B" w:rsidRDefault="00FA617B" w:rsidP="00FA617B">
      <w:pPr>
        <w:ind w:left="2970"/>
        <w:rPr>
          <w:rFonts w:ascii="Arial" w:hAnsi="Arial" w:cs="Arial"/>
        </w:rPr>
      </w:pPr>
    </w:p>
    <w:p w14:paraId="38EEA2DE" w14:textId="77777777" w:rsidR="00FA617B" w:rsidRPr="00730B1B" w:rsidRDefault="00FA617B" w:rsidP="00FA617B">
      <w:pPr>
        <w:ind w:left="2970"/>
        <w:rPr>
          <w:rFonts w:ascii="Arial" w:hAnsi="Arial" w:cs="Arial"/>
        </w:rPr>
      </w:pPr>
    </w:p>
    <w:p w14:paraId="35EAF2CC" w14:textId="77777777" w:rsidR="00FA617B" w:rsidRPr="00730B1B" w:rsidRDefault="00FA617B" w:rsidP="00FA617B">
      <w:pPr>
        <w:ind w:left="2970"/>
        <w:rPr>
          <w:rFonts w:ascii="Arial" w:hAnsi="Arial" w:cs="Arial"/>
        </w:rPr>
      </w:pPr>
    </w:p>
    <w:p w14:paraId="11713D4D" w14:textId="39779E4B" w:rsidR="00FA617B" w:rsidRPr="00730B1B" w:rsidRDefault="2B273262" w:rsidP="00FA617B">
      <w:pPr>
        <w:ind w:left="2970"/>
        <w:rPr>
          <w:szCs w:val="23"/>
        </w:rPr>
      </w:pPr>
      <w:r w:rsidRPr="2B273262">
        <w:rPr>
          <w:rFonts w:ascii="Arial" w:hAnsi="Arial" w:cs="Arial"/>
        </w:rPr>
        <w:t>02/23/2022</w:t>
      </w:r>
    </w:p>
    <w:p w14:paraId="4049677F"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5B1459A3" w14:textId="03E983CC" w:rsidR="00FA617B" w:rsidRPr="00730B1B" w:rsidRDefault="00730B1B" w:rsidP="00FA617B">
      <w:pPr>
        <w:tabs>
          <w:tab w:val="left" w:pos="6210"/>
        </w:tabs>
        <w:ind w:left="2970"/>
        <w:rPr>
          <w:rFonts w:ascii="Arial" w:hAnsi="Arial" w:cs="Arial"/>
        </w:rPr>
      </w:pPr>
      <w:r w:rsidRPr="00730B1B">
        <w:rPr>
          <w:rFonts w:ascii="Arial" w:hAnsi="Arial" w:cs="Arial"/>
        </w:rPr>
        <w:t>John Lusher, P.E.</w:t>
      </w:r>
      <w:r w:rsidR="00FA617B" w:rsidRPr="00730B1B">
        <w:rPr>
          <w:rFonts w:ascii="Arial" w:hAnsi="Arial" w:cs="Arial"/>
        </w:rPr>
        <w:tab/>
        <w:t>Date</w:t>
      </w:r>
    </w:p>
    <w:p w14:paraId="36BFAEA3" w14:textId="77777777" w:rsidR="00FA617B" w:rsidRPr="00730B1B" w:rsidRDefault="00FA617B" w:rsidP="00FA617B">
      <w:pPr>
        <w:ind w:left="2970"/>
        <w:rPr>
          <w:rFonts w:ascii="Arial" w:hAnsi="Arial" w:cs="Arial"/>
        </w:rPr>
      </w:pPr>
    </w:p>
    <w:p w14:paraId="729B76AF" w14:textId="77777777" w:rsidR="00FA617B" w:rsidRPr="00730B1B" w:rsidRDefault="00FA617B" w:rsidP="00FA617B">
      <w:pPr>
        <w:ind w:left="2970"/>
        <w:rPr>
          <w:rFonts w:ascii="Arial" w:hAnsi="Arial" w:cs="Arial"/>
        </w:rPr>
      </w:pPr>
    </w:p>
    <w:p w14:paraId="5124FEC0" w14:textId="77777777" w:rsidR="00FA617B" w:rsidRPr="00730B1B" w:rsidRDefault="00FA617B" w:rsidP="00FA617B">
      <w:pPr>
        <w:ind w:left="2970"/>
        <w:rPr>
          <w:rFonts w:ascii="Arial" w:hAnsi="Arial" w:cs="Arial"/>
        </w:rPr>
      </w:pPr>
    </w:p>
    <w:p w14:paraId="134DEA3D" w14:textId="1D9B53D9" w:rsidR="00FA617B" w:rsidRPr="00730B1B" w:rsidRDefault="2B273262" w:rsidP="00FA617B">
      <w:pPr>
        <w:ind w:left="2970"/>
        <w:rPr>
          <w:szCs w:val="23"/>
        </w:rPr>
      </w:pPr>
      <w:proofErr w:type="spellStart"/>
      <w:r w:rsidRPr="2B273262">
        <w:rPr>
          <w:rFonts w:ascii="Arial" w:hAnsi="Arial" w:cs="Arial"/>
        </w:rPr>
        <w:t>Sambandh</w:t>
      </w:r>
      <w:proofErr w:type="spellEnd"/>
      <w:r w:rsidRPr="2B273262">
        <w:rPr>
          <w:rFonts w:ascii="Arial" w:hAnsi="Arial" w:cs="Arial"/>
        </w:rPr>
        <w:t xml:space="preserve"> Dhal</w:t>
      </w:r>
      <w:r w:rsidR="00FA617B">
        <w:tab/>
      </w:r>
      <w:r w:rsidR="00FA617B">
        <w:tab/>
      </w:r>
      <w:r w:rsidRPr="2B273262">
        <w:rPr>
          <w:rFonts w:ascii="Arial" w:hAnsi="Arial" w:cs="Arial"/>
        </w:rPr>
        <w:t>02/23/2022</w:t>
      </w:r>
    </w:p>
    <w:p w14:paraId="2F1FDB83" w14:textId="77777777" w:rsidR="00FA617B" w:rsidRPr="00730B1B" w:rsidRDefault="00FA617B" w:rsidP="00FA617B">
      <w:pPr>
        <w:ind w:left="2970"/>
        <w:rPr>
          <w:rFonts w:ascii="Arial" w:hAnsi="Arial" w:cs="Arial"/>
        </w:rPr>
      </w:pPr>
      <w:r w:rsidRPr="00730B1B">
        <w:rPr>
          <w:rFonts w:ascii="Arial" w:hAnsi="Arial" w:cs="Arial"/>
        </w:rPr>
        <w:t>_____________________________</w:t>
      </w:r>
    </w:p>
    <w:p w14:paraId="7434F0A7" w14:textId="77777777" w:rsidR="00FA617B" w:rsidRPr="00730B1B" w:rsidRDefault="00FA617B" w:rsidP="00FA617B">
      <w:pPr>
        <w:tabs>
          <w:tab w:val="left" w:pos="6210"/>
        </w:tabs>
        <w:ind w:left="2970"/>
        <w:rPr>
          <w:rFonts w:ascii="Arial" w:hAnsi="Arial" w:cs="Arial"/>
        </w:rPr>
      </w:pPr>
      <w:r w:rsidRPr="00730B1B">
        <w:rPr>
          <w:rFonts w:ascii="Arial" w:hAnsi="Arial" w:cs="Arial"/>
        </w:rPr>
        <w:t xml:space="preserve">T/A      </w:t>
      </w:r>
      <w:r w:rsidRPr="00730B1B">
        <w:rPr>
          <w:rFonts w:ascii="Arial" w:hAnsi="Arial" w:cs="Arial"/>
        </w:rPr>
        <w:tab/>
        <w:t>Date</w:t>
      </w:r>
    </w:p>
    <w:p w14:paraId="6FF308B7" w14:textId="77777777" w:rsidR="00CC1A19" w:rsidRPr="00730B1B" w:rsidRDefault="00CC1A19" w:rsidP="00043D9F">
      <w:pPr>
        <w:ind w:left="3330"/>
        <w:rPr>
          <w:rFonts w:ascii="Arial" w:hAnsi="Arial" w:cs="Arial"/>
        </w:rPr>
      </w:pPr>
    </w:p>
    <w:p w14:paraId="59A252E2" w14:textId="77777777" w:rsidR="00CC1A19" w:rsidRPr="00730B1B" w:rsidRDefault="00CC1A19" w:rsidP="007224FA">
      <w:pPr>
        <w:ind w:left="3330"/>
        <w:rPr>
          <w:rFonts w:ascii="Arial" w:hAnsi="Arial" w:cs="Arial"/>
        </w:rPr>
      </w:pPr>
    </w:p>
    <w:p w14:paraId="4352926D" w14:textId="77777777" w:rsidR="00CC1A19" w:rsidRPr="00730B1B" w:rsidRDefault="00CC1A19" w:rsidP="00043D9F">
      <w:pPr>
        <w:ind w:left="3330"/>
        <w:rPr>
          <w:rFonts w:ascii="Arial" w:hAnsi="Arial" w:cs="Arial"/>
        </w:rPr>
      </w:pPr>
    </w:p>
    <w:p w14:paraId="51C82FC5" w14:textId="77777777" w:rsidR="00CC1A19" w:rsidRPr="00730B1B" w:rsidRDefault="00CC1A19">
      <w:pPr>
        <w:spacing w:after="200" w:line="276" w:lineRule="auto"/>
        <w:jc w:val="left"/>
        <w:rPr>
          <w:rFonts w:ascii="Arial" w:hAnsi="Arial" w:cs="Arial"/>
          <w:i/>
          <w:iCs/>
          <w:szCs w:val="20"/>
        </w:rPr>
      </w:pPr>
    </w:p>
    <w:p w14:paraId="07DD800C" w14:textId="77777777" w:rsidR="00CC1A19" w:rsidRPr="00730B1B" w:rsidRDefault="00CC1A19" w:rsidP="00227CC6">
      <w:pPr>
        <w:spacing w:after="200" w:line="276" w:lineRule="auto"/>
        <w:jc w:val="center"/>
        <w:rPr>
          <w:rFonts w:ascii="Arial" w:hAnsi="Arial" w:cs="Arial"/>
          <w:b/>
          <w:sz w:val="28"/>
        </w:rPr>
      </w:pPr>
      <w:r w:rsidRPr="00730B1B">
        <w:rPr>
          <w:rFonts w:ascii="Arial" w:hAnsi="Arial" w:cs="Arial"/>
          <w:b/>
          <w:sz w:val="28"/>
        </w:rPr>
        <w:br w:type="page"/>
      </w:r>
      <w:r w:rsidRPr="00730B1B">
        <w:rPr>
          <w:rFonts w:ascii="Arial" w:hAnsi="Arial" w:cs="Arial"/>
          <w:b/>
          <w:sz w:val="28"/>
        </w:rPr>
        <w:lastRenderedPageBreak/>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
        <w:gridCol w:w="1522"/>
        <w:gridCol w:w="1917"/>
        <w:gridCol w:w="1913"/>
        <w:gridCol w:w="3306"/>
      </w:tblGrid>
      <w:tr w:rsidR="00CC1A19" w:rsidRPr="00730B1B" w14:paraId="2E306784" w14:textId="77777777" w:rsidTr="19DEAD2C">
        <w:tc>
          <w:tcPr>
            <w:tcW w:w="690" w:type="dxa"/>
            <w:shd w:val="clear" w:color="auto" w:fill="0079C1"/>
          </w:tcPr>
          <w:p w14:paraId="5785F9EA" w14:textId="77777777" w:rsidR="00CC1A19" w:rsidRPr="00730B1B" w:rsidRDefault="00CC1A19" w:rsidP="00326249">
            <w:pPr>
              <w:rPr>
                <w:rFonts w:ascii="Arial" w:hAnsi="Arial" w:cs="Arial"/>
                <w:b/>
                <w:color w:val="FFFFFF"/>
              </w:rPr>
            </w:pPr>
            <w:r w:rsidRPr="00730B1B">
              <w:rPr>
                <w:rFonts w:ascii="Arial" w:hAnsi="Arial" w:cs="Arial"/>
                <w:b/>
                <w:color w:val="FFFFFF"/>
              </w:rPr>
              <w:t>Rev.</w:t>
            </w:r>
          </w:p>
        </w:tc>
        <w:tc>
          <w:tcPr>
            <w:tcW w:w="1523" w:type="dxa"/>
            <w:shd w:val="clear" w:color="auto" w:fill="0079C1"/>
          </w:tcPr>
          <w:p w14:paraId="49D170A1" w14:textId="77777777" w:rsidR="00CC1A19" w:rsidRPr="00730B1B" w:rsidRDefault="00CC1A19" w:rsidP="00326249">
            <w:pPr>
              <w:rPr>
                <w:rFonts w:ascii="Arial" w:hAnsi="Arial" w:cs="Arial"/>
                <w:b/>
                <w:color w:val="FFFFFF"/>
              </w:rPr>
            </w:pPr>
            <w:r w:rsidRPr="00730B1B">
              <w:rPr>
                <w:rFonts w:ascii="Arial" w:hAnsi="Arial" w:cs="Arial"/>
                <w:b/>
                <w:color w:val="FFFFFF"/>
              </w:rPr>
              <w:t>Date</w:t>
            </w:r>
          </w:p>
        </w:tc>
        <w:tc>
          <w:tcPr>
            <w:tcW w:w="1919" w:type="dxa"/>
            <w:shd w:val="clear" w:color="auto" w:fill="0079C1"/>
          </w:tcPr>
          <w:p w14:paraId="02DABC8A" w14:textId="77777777" w:rsidR="00CC1A19" w:rsidRPr="00730B1B" w:rsidRDefault="00CC1A19" w:rsidP="00326249">
            <w:pPr>
              <w:rPr>
                <w:rFonts w:ascii="Arial" w:hAnsi="Arial" w:cs="Arial"/>
                <w:b/>
                <w:color w:val="FFFFFF"/>
              </w:rPr>
            </w:pPr>
            <w:r w:rsidRPr="00730B1B">
              <w:rPr>
                <w:rFonts w:ascii="Arial" w:hAnsi="Arial" w:cs="Arial"/>
                <w:b/>
                <w:color w:val="FFFFFF"/>
              </w:rPr>
              <w:t>Originator</w:t>
            </w:r>
          </w:p>
        </w:tc>
        <w:tc>
          <w:tcPr>
            <w:tcW w:w="1915" w:type="dxa"/>
            <w:shd w:val="clear" w:color="auto" w:fill="0079C1"/>
          </w:tcPr>
          <w:p w14:paraId="1C7FAAC4" w14:textId="77777777" w:rsidR="00CC1A19" w:rsidRPr="00730B1B" w:rsidRDefault="00CC1A19" w:rsidP="00326249">
            <w:pPr>
              <w:rPr>
                <w:rFonts w:ascii="Arial" w:hAnsi="Arial" w:cs="Arial"/>
                <w:b/>
                <w:color w:val="FFFFFF"/>
              </w:rPr>
            </w:pPr>
            <w:r w:rsidRPr="00730B1B">
              <w:rPr>
                <w:rFonts w:ascii="Arial" w:hAnsi="Arial" w:cs="Arial"/>
                <w:b/>
                <w:color w:val="FFFFFF"/>
              </w:rPr>
              <w:t>Approvals</w:t>
            </w:r>
          </w:p>
        </w:tc>
        <w:tc>
          <w:tcPr>
            <w:tcW w:w="3313" w:type="dxa"/>
            <w:shd w:val="clear" w:color="auto" w:fill="0079C1"/>
          </w:tcPr>
          <w:p w14:paraId="68C6D042" w14:textId="77777777" w:rsidR="00CC1A19" w:rsidRPr="00730B1B" w:rsidRDefault="00CC1A19" w:rsidP="00326249">
            <w:pPr>
              <w:rPr>
                <w:rFonts w:ascii="Arial" w:hAnsi="Arial" w:cs="Arial"/>
                <w:b/>
                <w:color w:val="FFFFFF"/>
              </w:rPr>
            </w:pPr>
            <w:r w:rsidRPr="00730B1B">
              <w:rPr>
                <w:rFonts w:ascii="Arial" w:hAnsi="Arial" w:cs="Arial"/>
                <w:b/>
                <w:color w:val="FFFFFF"/>
              </w:rPr>
              <w:t>Description</w:t>
            </w:r>
          </w:p>
        </w:tc>
      </w:tr>
      <w:tr w:rsidR="00FA617B" w:rsidRPr="00730B1B" w14:paraId="5026E6A2" w14:textId="77777777" w:rsidTr="19DEAD2C">
        <w:tc>
          <w:tcPr>
            <w:tcW w:w="690" w:type="dxa"/>
          </w:tcPr>
          <w:p w14:paraId="1200103E" w14:textId="77777777" w:rsidR="00FA617B" w:rsidRPr="00730B1B" w:rsidRDefault="00FA617B" w:rsidP="00FA617B">
            <w:pPr>
              <w:rPr>
                <w:rFonts w:ascii="Arial" w:hAnsi="Arial" w:cs="Arial"/>
                <w:b/>
              </w:rPr>
            </w:pPr>
            <w:r w:rsidRPr="00730B1B">
              <w:rPr>
                <w:rFonts w:ascii="Arial" w:hAnsi="Arial" w:cs="Arial"/>
                <w:b/>
              </w:rPr>
              <w:t>-</w:t>
            </w:r>
          </w:p>
        </w:tc>
        <w:tc>
          <w:tcPr>
            <w:tcW w:w="1523" w:type="dxa"/>
          </w:tcPr>
          <w:p w14:paraId="277BD379" w14:textId="6DD971AE" w:rsidR="00FA617B" w:rsidRPr="00730B1B" w:rsidRDefault="19DEAD2C" w:rsidP="19DEAD2C">
            <w:pPr>
              <w:spacing w:line="259" w:lineRule="auto"/>
              <w:rPr>
                <w:szCs w:val="23"/>
              </w:rPr>
            </w:pPr>
            <w:r w:rsidRPr="19DEAD2C">
              <w:rPr>
                <w:rFonts w:ascii="Arial" w:hAnsi="Arial" w:cs="Arial"/>
              </w:rPr>
              <w:t>2/15/2022</w:t>
            </w:r>
          </w:p>
        </w:tc>
        <w:tc>
          <w:tcPr>
            <w:tcW w:w="1919" w:type="dxa"/>
          </w:tcPr>
          <w:p w14:paraId="546C7E3B" w14:textId="4B1D27BE" w:rsidR="00FA617B" w:rsidRPr="00730B1B" w:rsidRDefault="19DEAD2C" w:rsidP="19DEAD2C">
            <w:pPr>
              <w:spacing w:line="259" w:lineRule="auto"/>
              <w:rPr>
                <w:szCs w:val="23"/>
              </w:rPr>
            </w:pPr>
            <w:r w:rsidRPr="19DEAD2C">
              <w:rPr>
                <w:rFonts w:ascii="Arial" w:hAnsi="Arial" w:cs="Arial"/>
              </w:rPr>
              <w:t>Grant Franklin</w:t>
            </w:r>
          </w:p>
        </w:tc>
        <w:tc>
          <w:tcPr>
            <w:tcW w:w="1915" w:type="dxa"/>
          </w:tcPr>
          <w:p w14:paraId="61337CE4" w14:textId="77777777" w:rsidR="00FA617B" w:rsidRPr="00730B1B" w:rsidRDefault="00FA617B" w:rsidP="00FA617B">
            <w:pPr>
              <w:rPr>
                <w:rFonts w:ascii="Arial" w:hAnsi="Arial" w:cs="Arial"/>
              </w:rPr>
            </w:pPr>
          </w:p>
        </w:tc>
        <w:tc>
          <w:tcPr>
            <w:tcW w:w="3313" w:type="dxa"/>
          </w:tcPr>
          <w:p w14:paraId="0F4B2068" w14:textId="77777777" w:rsidR="00FA617B" w:rsidRPr="00730B1B" w:rsidRDefault="00FA617B" w:rsidP="00FA617B">
            <w:pPr>
              <w:jc w:val="left"/>
              <w:rPr>
                <w:rFonts w:ascii="Arial" w:hAnsi="Arial" w:cs="Arial"/>
              </w:rPr>
            </w:pPr>
            <w:r w:rsidRPr="00730B1B">
              <w:rPr>
                <w:rFonts w:ascii="Arial" w:hAnsi="Arial" w:cs="Arial"/>
              </w:rPr>
              <w:t>Draft Release</w:t>
            </w:r>
          </w:p>
        </w:tc>
      </w:tr>
    </w:tbl>
    <w:p w14:paraId="7F6ABF2C" w14:textId="77777777" w:rsidR="00CC1A19" w:rsidRPr="00730B1B" w:rsidRDefault="00CC1A19">
      <w:pPr>
        <w:spacing w:after="200" w:line="276" w:lineRule="auto"/>
        <w:jc w:val="left"/>
        <w:rPr>
          <w:rFonts w:ascii="Arial" w:hAnsi="Arial" w:cs="Arial"/>
          <w:i/>
          <w:iCs/>
          <w:szCs w:val="20"/>
        </w:rPr>
      </w:pPr>
    </w:p>
    <w:p w14:paraId="3D34F185" w14:textId="77777777" w:rsidR="00CC1A19" w:rsidRPr="00730B1B" w:rsidRDefault="00CC1A19">
      <w:pPr>
        <w:spacing w:after="200" w:line="276" w:lineRule="auto"/>
        <w:jc w:val="left"/>
        <w:rPr>
          <w:rFonts w:ascii="Arial" w:hAnsi="Arial" w:cs="Arial"/>
          <w:i/>
          <w:iCs/>
          <w:szCs w:val="20"/>
        </w:rPr>
      </w:pPr>
    </w:p>
    <w:p w14:paraId="332262F1" w14:textId="77777777" w:rsidR="00CC1A19" w:rsidRPr="00730B1B" w:rsidRDefault="00CC1A19">
      <w:pPr>
        <w:spacing w:after="200" w:line="276" w:lineRule="auto"/>
        <w:jc w:val="left"/>
        <w:rPr>
          <w:rFonts w:ascii="Arial" w:hAnsi="Arial" w:cs="Arial"/>
          <w:i/>
          <w:iCs/>
          <w:szCs w:val="20"/>
        </w:rPr>
      </w:pPr>
      <w:r w:rsidRPr="00730B1B">
        <w:rPr>
          <w:rFonts w:ascii="Arial" w:hAnsi="Arial" w:cs="Arial"/>
          <w:i/>
          <w:iCs/>
          <w:szCs w:val="20"/>
        </w:rPr>
        <w:br w:type="page"/>
      </w:r>
    </w:p>
    <w:p w14:paraId="27EB5A07" w14:textId="75D57140" w:rsidR="006677BA" w:rsidRDefault="006677BA">
      <w:pPr>
        <w:pStyle w:val="TOCHeading"/>
        <w:rPr>
          <w:del w:id="1" w:author="{6321E2B5-9189-4C8F-A304-3B250110CAFF}" w:date="2022-02-23T20:54:00Z"/>
          <w:rFonts w:ascii="Arial" w:hAnsi="Arial" w:cs="Arial"/>
          <w:b w:val="0"/>
          <w:bCs w:val="0"/>
        </w:rPr>
      </w:pPr>
    </w:p>
    <w:sdt>
      <w:sdtPr>
        <w:rPr>
          <w:rFonts w:eastAsia="Times New Roman"/>
          <w:b/>
          <w:noProof/>
          <w:szCs w:val="24"/>
        </w:rPr>
        <w:id w:val="-534738576"/>
        <w:docPartObj>
          <w:docPartGallery w:val="Table of Contents"/>
          <w:docPartUnique/>
        </w:docPartObj>
      </w:sdtPr>
      <w:sdtEndPr/>
      <w:sdtContent>
        <w:p w14:paraId="4795CF1A" w14:textId="0ECB4A3A" w:rsidR="008713F5" w:rsidRPr="00FB5357" w:rsidRDefault="008713F5" w:rsidP="00FB5357">
          <w:pPr>
            <w:jc w:val="center"/>
            <w:rPr>
              <w:b/>
              <w:bCs/>
            </w:rPr>
          </w:pPr>
          <w:r w:rsidRPr="00FB5357">
            <w:rPr>
              <w:b/>
              <w:bCs/>
            </w:rPr>
            <w:t>Table of Contents</w:t>
          </w:r>
        </w:p>
        <w:p w14:paraId="716D5D5B" w14:textId="5CFC647D" w:rsidR="00856CE9" w:rsidRDefault="008713F5">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96549969" w:history="1">
            <w:r w:rsidR="00856CE9" w:rsidRPr="005A219E">
              <w:rPr>
                <w:rStyle w:val="Hyperlink"/>
                <w:rFonts w:ascii="Arial" w:hAnsi="Arial" w:cs="Arial"/>
              </w:rPr>
              <w:t>List of Tables</w:t>
            </w:r>
            <w:r w:rsidR="00856CE9">
              <w:rPr>
                <w:webHidden/>
              </w:rPr>
              <w:tab/>
            </w:r>
            <w:r w:rsidR="00856CE9">
              <w:rPr>
                <w:webHidden/>
              </w:rPr>
              <w:fldChar w:fldCharType="begin"/>
            </w:r>
            <w:r w:rsidR="00856CE9">
              <w:rPr>
                <w:webHidden/>
              </w:rPr>
              <w:instrText xml:space="preserve"> PAGEREF _Toc96549969 \h </w:instrText>
            </w:r>
            <w:r w:rsidR="00856CE9">
              <w:rPr>
                <w:webHidden/>
              </w:rPr>
            </w:r>
            <w:r w:rsidR="00856CE9">
              <w:rPr>
                <w:webHidden/>
              </w:rPr>
              <w:fldChar w:fldCharType="separate"/>
            </w:r>
            <w:r w:rsidR="002E5426">
              <w:rPr>
                <w:webHidden/>
              </w:rPr>
              <w:t>IV</w:t>
            </w:r>
            <w:r w:rsidR="00856CE9">
              <w:rPr>
                <w:webHidden/>
              </w:rPr>
              <w:fldChar w:fldCharType="end"/>
            </w:r>
          </w:hyperlink>
        </w:p>
        <w:p w14:paraId="0BA34F6B" w14:textId="2CD74190" w:rsidR="00856CE9" w:rsidRDefault="00DE1EC6">
          <w:pPr>
            <w:pStyle w:val="TOC1"/>
            <w:rPr>
              <w:rFonts w:asciiTheme="minorHAnsi" w:eastAsiaTheme="minorEastAsia" w:hAnsiTheme="minorHAnsi" w:cstheme="minorBidi"/>
              <w:b w:val="0"/>
              <w:sz w:val="22"/>
              <w:szCs w:val="22"/>
            </w:rPr>
          </w:pPr>
          <w:hyperlink w:anchor="_Toc96549970" w:history="1">
            <w:r w:rsidR="00856CE9" w:rsidRPr="005A219E">
              <w:rPr>
                <w:rStyle w:val="Hyperlink"/>
                <w:rFonts w:ascii="Arial" w:hAnsi="Arial" w:cs="Arial"/>
              </w:rPr>
              <w:t>List of Figures</w:t>
            </w:r>
            <w:r w:rsidR="00856CE9">
              <w:rPr>
                <w:webHidden/>
              </w:rPr>
              <w:tab/>
            </w:r>
            <w:r w:rsidR="00856CE9">
              <w:rPr>
                <w:webHidden/>
              </w:rPr>
              <w:fldChar w:fldCharType="begin"/>
            </w:r>
            <w:r w:rsidR="00856CE9">
              <w:rPr>
                <w:webHidden/>
              </w:rPr>
              <w:instrText xml:space="preserve"> PAGEREF _Toc96549970 \h </w:instrText>
            </w:r>
            <w:r w:rsidR="00856CE9">
              <w:rPr>
                <w:webHidden/>
              </w:rPr>
            </w:r>
            <w:r w:rsidR="00856CE9">
              <w:rPr>
                <w:webHidden/>
              </w:rPr>
              <w:fldChar w:fldCharType="separate"/>
            </w:r>
            <w:r w:rsidR="002E5426">
              <w:rPr>
                <w:webHidden/>
              </w:rPr>
              <w:t>V</w:t>
            </w:r>
            <w:r w:rsidR="00856CE9">
              <w:rPr>
                <w:webHidden/>
              </w:rPr>
              <w:fldChar w:fldCharType="end"/>
            </w:r>
          </w:hyperlink>
        </w:p>
        <w:p w14:paraId="132A69F4" w14:textId="2FD100E5" w:rsidR="00856CE9" w:rsidRDefault="00DE1EC6">
          <w:pPr>
            <w:pStyle w:val="TOC1"/>
            <w:rPr>
              <w:rFonts w:asciiTheme="minorHAnsi" w:eastAsiaTheme="minorEastAsia" w:hAnsiTheme="minorHAnsi" w:cstheme="minorBidi"/>
              <w:b w:val="0"/>
              <w:sz w:val="22"/>
              <w:szCs w:val="22"/>
            </w:rPr>
          </w:pPr>
          <w:hyperlink w:anchor="_Toc96549971" w:history="1">
            <w:r w:rsidR="00856CE9" w:rsidRPr="005A219E">
              <w:rPr>
                <w:rStyle w:val="Hyperlink"/>
                <w:rFonts w:ascii="Arial" w:hAnsi="Arial"/>
              </w:rPr>
              <w:t>1.</w:t>
            </w:r>
            <w:r w:rsidR="00856CE9">
              <w:rPr>
                <w:rFonts w:asciiTheme="minorHAnsi" w:eastAsiaTheme="minorEastAsia" w:hAnsiTheme="minorHAnsi" w:cstheme="minorBidi"/>
                <w:b w:val="0"/>
                <w:sz w:val="22"/>
                <w:szCs w:val="22"/>
              </w:rPr>
              <w:tab/>
            </w:r>
            <w:r w:rsidR="00856CE9" w:rsidRPr="005A219E">
              <w:rPr>
                <w:rStyle w:val="Hyperlink"/>
                <w:rFonts w:ascii="Arial" w:hAnsi="Arial"/>
              </w:rPr>
              <w:t>Introduction</w:t>
            </w:r>
            <w:r w:rsidR="00856CE9">
              <w:rPr>
                <w:webHidden/>
              </w:rPr>
              <w:tab/>
            </w:r>
            <w:r w:rsidR="00856CE9">
              <w:rPr>
                <w:webHidden/>
              </w:rPr>
              <w:fldChar w:fldCharType="begin"/>
            </w:r>
            <w:r w:rsidR="00856CE9">
              <w:rPr>
                <w:webHidden/>
              </w:rPr>
              <w:instrText xml:space="preserve"> PAGEREF _Toc96549971 \h </w:instrText>
            </w:r>
            <w:r w:rsidR="00856CE9">
              <w:rPr>
                <w:webHidden/>
              </w:rPr>
            </w:r>
            <w:r w:rsidR="00856CE9">
              <w:rPr>
                <w:webHidden/>
              </w:rPr>
              <w:fldChar w:fldCharType="separate"/>
            </w:r>
            <w:r w:rsidR="002E5426">
              <w:rPr>
                <w:webHidden/>
              </w:rPr>
              <w:t>22</w:t>
            </w:r>
            <w:r w:rsidR="00856CE9">
              <w:rPr>
                <w:webHidden/>
              </w:rPr>
              <w:fldChar w:fldCharType="end"/>
            </w:r>
          </w:hyperlink>
        </w:p>
        <w:p w14:paraId="5D2F8450" w14:textId="537DA5A5" w:rsidR="00856CE9" w:rsidRDefault="00DE1EC6">
          <w:pPr>
            <w:pStyle w:val="TOC2"/>
            <w:tabs>
              <w:tab w:val="left" w:pos="880"/>
              <w:tab w:val="right" w:leader="dot" w:pos="9350"/>
            </w:tabs>
            <w:rPr>
              <w:rFonts w:asciiTheme="minorHAnsi" w:eastAsiaTheme="minorEastAsia" w:hAnsiTheme="minorHAnsi" w:cstheme="minorBidi"/>
              <w:noProof/>
              <w:sz w:val="22"/>
            </w:rPr>
          </w:pPr>
          <w:hyperlink w:anchor="_Toc96549972" w:history="1">
            <w:r w:rsidR="00856CE9" w:rsidRPr="005A219E">
              <w:rPr>
                <w:rStyle w:val="Hyperlink"/>
                <w:rFonts w:ascii="Arial" w:hAnsi="Arial"/>
                <w:noProof/>
              </w:rPr>
              <w:t>1.1.</w:t>
            </w:r>
            <w:r w:rsidR="00856CE9">
              <w:rPr>
                <w:rFonts w:asciiTheme="minorHAnsi" w:eastAsiaTheme="minorEastAsia" w:hAnsiTheme="minorHAnsi" w:cstheme="minorBidi"/>
                <w:noProof/>
                <w:sz w:val="22"/>
              </w:rPr>
              <w:tab/>
            </w:r>
            <w:r w:rsidR="00856CE9" w:rsidRPr="005A219E">
              <w:rPr>
                <w:rStyle w:val="Hyperlink"/>
                <w:rFonts w:ascii="Arial" w:hAnsi="Arial"/>
                <w:noProof/>
              </w:rPr>
              <w:t>Purpose and Scope</w:t>
            </w:r>
            <w:r w:rsidR="00856CE9">
              <w:rPr>
                <w:noProof/>
                <w:webHidden/>
              </w:rPr>
              <w:tab/>
            </w:r>
            <w:r w:rsidR="00856CE9">
              <w:rPr>
                <w:noProof/>
                <w:webHidden/>
              </w:rPr>
              <w:fldChar w:fldCharType="begin"/>
            </w:r>
            <w:r w:rsidR="00856CE9">
              <w:rPr>
                <w:noProof/>
                <w:webHidden/>
              </w:rPr>
              <w:instrText xml:space="preserve"> PAGEREF _Toc96549972 \h </w:instrText>
            </w:r>
            <w:r w:rsidR="00856CE9">
              <w:rPr>
                <w:noProof/>
                <w:webHidden/>
              </w:rPr>
            </w:r>
            <w:r w:rsidR="00856CE9">
              <w:rPr>
                <w:noProof/>
                <w:webHidden/>
              </w:rPr>
              <w:fldChar w:fldCharType="separate"/>
            </w:r>
            <w:r w:rsidR="002E5426">
              <w:rPr>
                <w:noProof/>
                <w:webHidden/>
              </w:rPr>
              <w:t>22</w:t>
            </w:r>
            <w:r w:rsidR="00856CE9">
              <w:rPr>
                <w:noProof/>
                <w:webHidden/>
              </w:rPr>
              <w:fldChar w:fldCharType="end"/>
            </w:r>
          </w:hyperlink>
        </w:p>
        <w:p w14:paraId="02F3E6A1" w14:textId="7B2B5DE5" w:rsidR="00856CE9" w:rsidRDefault="00DE1EC6">
          <w:pPr>
            <w:pStyle w:val="TOC2"/>
            <w:tabs>
              <w:tab w:val="left" w:pos="880"/>
              <w:tab w:val="right" w:leader="dot" w:pos="9350"/>
            </w:tabs>
            <w:rPr>
              <w:rFonts w:asciiTheme="minorHAnsi" w:eastAsiaTheme="minorEastAsia" w:hAnsiTheme="minorHAnsi" w:cstheme="minorBidi"/>
              <w:noProof/>
              <w:sz w:val="22"/>
            </w:rPr>
          </w:pPr>
          <w:hyperlink w:anchor="_Toc96549973" w:history="1">
            <w:r w:rsidR="00856CE9" w:rsidRPr="005A219E">
              <w:rPr>
                <w:rStyle w:val="Hyperlink"/>
                <w:rFonts w:ascii="Arial" w:hAnsi="Arial"/>
                <w:noProof/>
              </w:rPr>
              <w:t>1.2.</w:t>
            </w:r>
            <w:r w:rsidR="00856CE9">
              <w:rPr>
                <w:rFonts w:asciiTheme="minorHAnsi" w:eastAsiaTheme="minorEastAsia" w:hAnsiTheme="minorHAnsi" w:cstheme="minorBidi"/>
                <w:noProof/>
                <w:sz w:val="22"/>
              </w:rPr>
              <w:tab/>
            </w:r>
            <w:r w:rsidR="00856CE9" w:rsidRPr="005A219E">
              <w:rPr>
                <w:rStyle w:val="Hyperlink"/>
                <w:rFonts w:ascii="Arial" w:hAnsi="Arial"/>
                <w:noProof/>
              </w:rPr>
              <w:t>Responsibility and Change Authority</w:t>
            </w:r>
            <w:r w:rsidR="00856CE9">
              <w:rPr>
                <w:noProof/>
                <w:webHidden/>
              </w:rPr>
              <w:tab/>
            </w:r>
            <w:r w:rsidR="00856CE9">
              <w:rPr>
                <w:noProof/>
                <w:webHidden/>
              </w:rPr>
              <w:fldChar w:fldCharType="begin"/>
            </w:r>
            <w:r w:rsidR="00856CE9">
              <w:rPr>
                <w:noProof/>
                <w:webHidden/>
              </w:rPr>
              <w:instrText xml:space="preserve"> PAGEREF _Toc96549973 \h </w:instrText>
            </w:r>
            <w:r w:rsidR="00856CE9">
              <w:rPr>
                <w:noProof/>
                <w:webHidden/>
              </w:rPr>
            </w:r>
            <w:r w:rsidR="00856CE9">
              <w:rPr>
                <w:noProof/>
                <w:webHidden/>
              </w:rPr>
              <w:fldChar w:fldCharType="separate"/>
            </w:r>
            <w:r w:rsidR="002E5426">
              <w:rPr>
                <w:noProof/>
                <w:webHidden/>
              </w:rPr>
              <w:t>24</w:t>
            </w:r>
            <w:r w:rsidR="00856CE9">
              <w:rPr>
                <w:noProof/>
                <w:webHidden/>
              </w:rPr>
              <w:fldChar w:fldCharType="end"/>
            </w:r>
          </w:hyperlink>
        </w:p>
        <w:p w14:paraId="61E361BD" w14:textId="1CE4E7FE" w:rsidR="00856CE9" w:rsidRDefault="00DE1EC6">
          <w:pPr>
            <w:pStyle w:val="TOC1"/>
            <w:rPr>
              <w:rFonts w:asciiTheme="minorHAnsi" w:eastAsiaTheme="minorEastAsia" w:hAnsiTheme="minorHAnsi" w:cstheme="minorBidi"/>
              <w:b w:val="0"/>
              <w:sz w:val="22"/>
              <w:szCs w:val="22"/>
            </w:rPr>
          </w:pPr>
          <w:hyperlink w:anchor="_Toc96549974" w:history="1">
            <w:r w:rsidR="00856CE9" w:rsidRPr="005A219E">
              <w:rPr>
                <w:rStyle w:val="Hyperlink"/>
                <w:rFonts w:ascii="Arial" w:hAnsi="Arial"/>
              </w:rPr>
              <w:t>2.</w:t>
            </w:r>
            <w:r w:rsidR="00856CE9">
              <w:rPr>
                <w:rFonts w:asciiTheme="minorHAnsi" w:eastAsiaTheme="minorEastAsia" w:hAnsiTheme="minorHAnsi" w:cstheme="minorBidi"/>
                <w:b w:val="0"/>
                <w:sz w:val="22"/>
                <w:szCs w:val="22"/>
              </w:rPr>
              <w:tab/>
            </w:r>
            <w:r w:rsidR="00856CE9" w:rsidRPr="005A219E">
              <w:rPr>
                <w:rStyle w:val="Hyperlink"/>
                <w:rFonts w:ascii="Arial" w:hAnsi="Arial"/>
              </w:rPr>
              <w:t>Applicable and Reference Documents</w:t>
            </w:r>
            <w:r w:rsidR="00856CE9">
              <w:rPr>
                <w:webHidden/>
              </w:rPr>
              <w:tab/>
            </w:r>
            <w:r w:rsidR="00856CE9">
              <w:rPr>
                <w:webHidden/>
              </w:rPr>
              <w:fldChar w:fldCharType="begin"/>
            </w:r>
            <w:r w:rsidR="00856CE9">
              <w:rPr>
                <w:webHidden/>
              </w:rPr>
              <w:instrText xml:space="preserve"> PAGEREF _Toc96549974 \h </w:instrText>
            </w:r>
            <w:r w:rsidR="00856CE9">
              <w:rPr>
                <w:webHidden/>
              </w:rPr>
            </w:r>
            <w:r w:rsidR="00856CE9">
              <w:rPr>
                <w:webHidden/>
              </w:rPr>
              <w:fldChar w:fldCharType="separate"/>
            </w:r>
            <w:r w:rsidR="002E5426">
              <w:rPr>
                <w:webHidden/>
              </w:rPr>
              <w:t>24</w:t>
            </w:r>
            <w:r w:rsidR="00856CE9">
              <w:rPr>
                <w:webHidden/>
              </w:rPr>
              <w:fldChar w:fldCharType="end"/>
            </w:r>
          </w:hyperlink>
        </w:p>
        <w:p w14:paraId="6B2972CA" w14:textId="0F744F09" w:rsidR="00856CE9" w:rsidRDefault="00DE1EC6">
          <w:pPr>
            <w:pStyle w:val="TOC2"/>
            <w:tabs>
              <w:tab w:val="left" w:pos="880"/>
              <w:tab w:val="right" w:leader="dot" w:pos="9350"/>
            </w:tabs>
            <w:rPr>
              <w:rFonts w:asciiTheme="minorHAnsi" w:eastAsiaTheme="minorEastAsia" w:hAnsiTheme="minorHAnsi" w:cstheme="minorBidi"/>
              <w:noProof/>
              <w:sz w:val="22"/>
            </w:rPr>
          </w:pPr>
          <w:hyperlink w:anchor="_Toc96549975" w:history="1">
            <w:r w:rsidR="00856CE9" w:rsidRPr="005A219E">
              <w:rPr>
                <w:rStyle w:val="Hyperlink"/>
                <w:rFonts w:ascii="Arial" w:hAnsi="Arial"/>
                <w:noProof/>
              </w:rPr>
              <w:t>2.1.</w:t>
            </w:r>
            <w:r w:rsidR="00856CE9">
              <w:rPr>
                <w:rFonts w:asciiTheme="minorHAnsi" w:eastAsiaTheme="minorEastAsia" w:hAnsiTheme="minorHAnsi" w:cstheme="minorBidi"/>
                <w:noProof/>
                <w:sz w:val="22"/>
              </w:rPr>
              <w:tab/>
            </w:r>
            <w:r w:rsidR="00856CE9" w:rsidRPr="005A219E">
              <w:rPr>
                <w:rStyle w:val="Hyperlink"/>
                <w:rFonts w:ascii="Arial" w:hAnsi="Arial"/>
                <w:noProof/>
              </w:rPr>
              <w:t>Applicable Documents</w:t>
            </w:r>
            <w:r w:rsidR="00856CE9">
              <w:rPr>
                <w:noProof/>
                <w:webHidden/>
              </w:rPr>
              <w:tab/>
            </w:r>
            <w:r w:rsidR="00856CE9">
              <w:rPr>
                <w:noProof/>
                <w:webHidden/>
              </w:rPr>
              <w:fldChar w:fldCharType="begin"/>
            </w:r>
            <w:r w:rsidR="00856CE9">
              <w:rPr>
                <w:noProof/>
                <w:webHidden/>
              </w:rPr>
              <w:instrText xml:space="preserve"> PAGEREF _Toc96549975 \h </w:instrText>
            </w:r>
            <w:r w:rsidR="00856CE9">
              <w:rPr>
                <w:noProof/>
                <w:webHidden/>
              </w:rPr>
            </w:r>
            <w:r w:rsidR="00856CE9">
              <w:rPr>
                <w:noProof/>
                <w:webHidden/>
              </w:rPr>
              <w:fldChar w:fldCharType="separate"/>
            </w:r>
            <w:r w:rsidR="002E5426">
              <w:rPr>
                <w:noProof/>
                <w:webHidden/>
              </w:rPr>
              <w:t>24</w:t>
            </w:r>
            <w:r w:rsidR="00856CE9">
              <w:rPr>
                <w:noProof/>
                <w:webHidden/>
              </w:rPr>
              <w:fldChar w:fldCharType="end"/>
            </w:r>
          </w:hyperlink>
        </w:p>
        <w:p w14:paraId="3025AC24" w14:textId="753844FF" w:rsidR="00856CE9" w:rsidRDefault="00DE1EC6">
          <w:pPr>
            <w:pStyle w:val="TOC2"/>
            <w:tabs>
              <w:tab w:val="left" w:pos="880"/>
              <w:tab w:val="right" w:leader="dot" w:pos="9350"/>
            </w:tabs>
            <w:rPr>
              <w:rFonts w:asciiTheme="minorHAnsi" w:eastAsiaTheme="minorEastAsia" w:hAnsiTheme="minorHAnsi" w:cstheme="minorBidi"/>
              <w:noProof/>
              <w:sz w:val="22"/>
            </w:rPr>
          </w:pPr>
          <w:hyperlink w:anchor="_Toc96549976" w:history="1">
            <w:r w:rsidR="00856CE9" w:rsidRPr="005A219E">
              <w:rPr>
                <w:rStyle w:val="Hyperlink"/>
                <w:rFonts w:ascii="Arial" w:hAnsi="Arial"/>
                <w:noProof/>
              </w:rPr>
              <w:t>2.2.</w:t>
            </w:r>
            <w:r w:rsidR="00856CE9">
              <w:rPr>
                <w:rFonts w:asciiTheme="minorHAnsi" w:eastAsiaTheme="minorEastAsia" w:hAnsiTheme="minorHAnsi" w:cstheme="minorBidi"/>
                <w:noProof/>
                <w:sz w:val="22"/>
              </w:rPr>
              <w:tab/>
            </w:r>
            <w:r w:rsidR="00856CE9" w:rsidRPr="005A219E">
              <w:rPr>
                <w:rStyle w:val="Hyperlink"/>
                <w:rFonts w:ascii="Arial" w:hAnsi="Arial"/>
                <w:noProof/>
              </w:rPr>
              <w:t>Reference Documents</w:t>
            </w:r>
            <w:r w:rsidR="00856CE9">
              <w:rPr>
                <w:noProof/>
                <w:webHidden/>
              </w:rPr>
              <w:tab/>
            </w:r>
            <w:r w:rsidR="00856CE9">
              <w:rPr>
                <w:noProof/>
                <w:webHidden/>
              </w:rPr>
              <w:fldChar w:fldCharType="begin"/>
            </w:r>
            <w:r w:rsidR="00856CE9">
              <w:rPr>
                <w:noProof/>
                <w:webHidden/>
              </w:rPr>
              <w:instrText xml:space="preserve"> PAGEREF _Toc96549976 \h </w:instrText>
            </w:r>
            <w:r w:rsidR="00856CE9">
              <w:rPr>
                <w:noProof/>
                <w:webHidden/>
              </w:rPr>
            </w:r>
            <w:r w:rsidR="00856CE9">
              <w:rPr>
                <w:noProof/>
                <w:webHidden/>
              </w:rPr>
              <w:fldChar w:fldCharType="separate"/>
            </w:r>
            <w:r w:rsidR="002E5426">
              <w:rPr>
                <w:noProof/>
                <w:webHidden/>
              </w:rPr>
              <w:t>24</w:t>
            </w:r>
            <w:r w:rsidR="00856CE9">
              <w:rPr>
                <w:noProof/>
                <w:webHidden/>
              </w:rPr>
              <w:fldChar w:fldCharType="end"/>
            </w:r>
          </w:hyperlink>
        </w:p>
        <w:p w14:paraId="3049A530" w14:textId="668907B6" w:rsidR="00856CE9" w:rsidRDefault="00DE1EC6">
          <w:pPr>
            <w:pStyle w:val="TOC2"/>
            <w:tabs>
              <w:tab w:val="left" w:pos="880"/>
              <w:tab w:val="right" w:leader="dot" w:pos="9350"/>
            </w:tabs>
            <w:rPr>
              <w:rFonts w:asciiTheme="minorHAnsi" w:eastAsiaTheme="minorEastAsia" w:hAnsiTheme="minorHAnsi" w:cstheme="minorBidi"/>
              <w:noProof/>
              <w:sz w:val="22"/>
            </w:rPr>
          </w:pPr>
          <w:hyperlink w:anchor="_Toc96549977" w:history="1">
            <w:r w:rsidR="00856CE9" w:rsidRPr="005A219E">
              <w:rPr>
                <w:rStyle w:val="Hyperlink"/>
                <w:rFonts w:ascii="Arial" w:hAnsi="Arial"/>
                <w:noProof/>
              </w:rPr>
              <w:t>2.3.</w:t>
            </w:r>
            <w:r w:rsidR="00856CE9">
              <w:rPr>
                <w:rFonts w:asciiTheme="minorHAnsi" w:eastAsiaTheme="minorEastAsia" w:hAnsiTheme="minorHAnsi" w:cstheme="minorBidi"/>
                <w:noProof/>
                <w:sz w:val="22"/>
              </w:rPr>
              <w:tab/>
            </w:r>
            <w:r w:rsidR="00856CE9" w:rsidRPr="005A219E">
              <w:rPr>
                <w:rStyle w:val="Hyperlink"/>
                <w:rFonts w:ascii="Arial" w:hAnsi="Arial"/>
                <w:noProof/>
              </w:rPr>
              <w:t>Order of Precedence</w:t>
            </w:r>
            <w:r w:rsidR="00856CE9">
              <w:rPr>
                <w:noProof/>
                <w:webHidden/>
              </w:rPr>
              <w:tab/>
            </w:r>
            <w:r w:rsidR="00856CE9">
              <w:rPr>
                <w:noProof/>
                <w:webHidden/>
              </w:rPr>
              <w:fldChar w:fldCharType="begin"/>
            </w:r>
            <w:r w:rsidR="00856CE9">
              <w:rPr>
                <w:noProof/>
                <w:webHidden/>
              </w:rPr>
              <w:instrText xml:space="preserve"> PAGEREF _Toc96549977 \h </w:instrText>
            </w:r>
            <w:r w:rsidR="00856CE9">
              <w:rPr>
                <w:noProof/>
                <w:webHidden/>
              </w:rPr>
            </w:r>
            <w:r w:rsidR="00856CE9">
              <w:rPr>
                <w:noProof/>
                <w:webHidden/>
              </w:rPr>
              <w:fldChar w:fldCharType="separate"/>
            </w:r>
            <w:r w:rsidR="002E5426">
              <w:rPr>
                <w:noProof/>
                <w:webHidden/>
              </w:rPr>
              <w:t>25</w:t>
            </w:r>
            <w:r w:rsidR="00856CE9">
              <w:rPr>
                <w:noProof/>
                <w:webHidden/>
              </w:rPr>
              <w:fldChar w:fldCharType="end"/>
            </w:r>
          </w:hyperlink>
        </w:p>
        <w:p w14:paraId="1453008D" w14:textId="56563A2D" w:rsidR="00856CE9" w:rsidRDefault="00DE1EC6">
          <w:pPr>
            <w:pStyle w:val="TOC1"/>
            <w:rPr>
              <w:rFonts w:asciiTheme="minorHAnsi" w:eastAsiaTheme="minorEastAsia" w:hAnsiTheme="minorHAnsi" w:cstheme="minorBidi"/>
              <w:b w:val="0"/>
              <w:sz w:val="22"/>
              <w:szCs w:val="22"/>
            </w:rPr>
          </w:pPr>
          <w:hyperlink w:anchor="_Toc96549978" w:history="1">
            <w:r w:rsidR="00856CE9" w:rsidRPr="005A219E">
              <w:rPr>
                <w:rStyle w:val="Hyperlink"/>
                <w:rFonts w:ascii="Arial" w:hAnsi="Arial"/>
              </w:rPr>
              <w:t>3.</w:t>
            </w:r>
            <w:r w:rsidR="00856CE9">
              <w:rPr>
                <w:rFonts w:asciiTheme="minorHAnsi" w:eastAsiaTheme="minorEastAsia" w:hAnsiTheme="minorHAnsi" w:cstheme="minorBidi"/>
                <w:b w:val="0"/>
                <w:sz w:val="22"/>
                <w:szCs w:val="22"/>
              </w:rPr>
              <w:tab/>
            </w:r>
            <w:r w:rsidR="00856CE9" w:rsidRPr="005A219E">
              <w:rPr>
                <w:rStyle w:val="Hyperlink"/>
                <w:rFonts w:ascii="Arial" w:hAnsi="Arial"/>
              </w:rPr>
              <w:t>Requirements</w:t>
            </w:r>
            <w:r w:rsidR="00856CE9">
              <w:rPr>
                <w:webHidden/>
              </w:rPr>
              <w:tab/>
            </w:r>
            <w:r w:rsidR="00856CE9">
              <w:rPr>
                <w:webHidden/>
              </w:rPr>
              <w:fldChar w:fldCharType="begin"/>
            </w:r>
            <w:r w:rsidR="00856CE9">
              <w:rPr>
                <w:webHidden/>
              </w:rPr>
              <w:instrText xml:space="preserve"> PAGEREF _Toc96549978 \h </w:instrText>
            </w:r>
            <w:r w:rsidR="00856CE9">
              <w:rPr>
                <w:webHidden/>
              </w:rPr>
            </w:r>
            <w:r w:rsidR="00856CE9">
              <w:rPr>
                <w:webHidden/>
              </w:rPr>
              <w:fldChar w:fldCharType="separate"/>
            </w:r>
            <w:r w:rsidR="002E5426">
              <w:rPr>
                <w:webHidden/>
              </w:rPr>
              <w:t>25</w:t>
            </w:r>
            <w:r w:rsidR="00856CE9">
              <w:rPr>
                <w:webHidden/>
              </w:rPr>
              <w:fldChar w:fldCharType="end"/>
            </w:r>
          </w:hyperlink>
        </w:p>
        <w:p w14:paraId="4F48DA18" w14:textId="1655766D" w:rsidR="00856CE9" w:rsidRDefault="00DE1EC6">
          <w:pPr>
            <w:pStyle w:val="TOC2"/>
            <w:tabs>
              <w:tab w:val="left" w:pos="880"/>
              <w:tab w:val="right" w:leader="dot" w:pos="9350"/>
            </w:tabs>
            <w:rPr>
              <w:rFonts w:asciiTheme="minorHAnsi" w:eastAsiaTheme="minorEastAsia" w:hAnsiTheme="minorHAnsi" w:cstheme="minorBidi"/>
              <w:noProof/>
              <w:sz w:val="22"/>
            </w:rPr>
          </w:pPr>
          <w:hyperlink w:anchor="_Toc96549979" w:history="1">
            <w:r w:rsidR="00856CE9" w:rsidRPr="005A219E">
              <w:rPr>
                <w:rStyle w:val="Hyperlink"/>
                <w:rFonts w:ascii="Arial" w:hAnsi="Arial"/>
                <w:noProof/>
              </w:rPr>
              <w:t>3.1.</w:t>
            </w:r>
            <w:r w:rsidR="00856CE9">
              <w:rPr>
                <w:rFonts w:asciiTheme="minorHAnsi" w:eastAsiaTheme="minorEastAsia" w:hAnsiTheme="minorHAnsi" w:cstheme="minorBidi"/>
                <w:noProof/>
                <w:sz w:val="22"/>
              </w:rPr>
              <w:tab/>
            </w:r>
            <w:r w:rsidR="00856CE9" w:rsidRPr="005A219E">
              <w:rPr>
                <w:rStyle w:val="Hyperlink"/>
                <w:rFonts w:ascii="Arial" w:hAnsi="Arial"/>
                <w:noProof/>
              </w:rPr>
              <w:t>System Definition</w:t>
            </w:r>
            <w:r w:rsidR="00856CE9">
              <w:rPr>
                <w:noProof/>
                <w:webHidden/>
              </w:rPr>
              <w:tab/>
            </w:r>
            <w:r w:rsidR="00856CE9">
              <w:rPr>
                <w:noProof/>
                <w:webHidden/>
              </w:rPr>
              <w:fldChar w:fldCharType="begin"/>
            </w:r>
            <w:r w:rsidR="00856CE9">
              <w:rPr>
                <w:noProof/>
                <w:webHidden/>
              </w:rPr>
              <w:instrText xml:space="preserve"> PAGEREF _Toc96549979 \h </w:instrText>
            </w:r>
            <w:r w:rsidR="00856CE9">
              <w:rPr>
                <w:noProof/>
                <w:webHidden/>
              </w:rPr>
            </w:r>
            <w:r w:rsidR="00856CE9">
              <w:rPr>
                <w:noProof/>
                <w:webHidden/>
              </w:rPr>
              <w:fldChar w:fldCharType="separate"/>
            </w:r>
            <w:r w:rsidR="002E5426">
              <w:rPr>
                <w:noProof/>
                <w:webHidden/>
              </w:rPr>
              <w:t>25</w:t>
            </w:r>
            <w:r w:rsidR="00856CE9">
              <w:rPr>
                <w:noProof/>
                <w:webHidden/>
              </w:rPr>
              <w:fldChar w:fldCharType="end"/>
            </w:r>
          </w:hyperlink>
        </w:p>
        <w:p w14:paraId="38E39F63" w14:textId="705D27BC" w:rsidR="00856CE9" w:rsidRDefault="00DE1EC6">
          <w:pPr>
            <w:pStyle w:val="TOC2"/>
            <w:tabs>
              <w:tab w:val="left" w:pos="880"/>
              <w:tab w:val="right" w:leader="dot" w:pos="9350"/>
            </w:tabs>
            <w:rPr>
              <w:rFonts w:asciiTheme="minorHAnsi" w:eastAsiaTheme="minorEastAsia" w:hAnsiTheme="minorHAnsi" w:cstheme="minorBidi"/>
              <w:noProof/>
              <w:sz w:val="22"/>
            </w:rPr>
          </w:pPr>
          <w:hyperlink w:anchor="_Toc96549980" w:history="1">
            <w:r w:rsidR="00856CE9" w:rsidRPr="005A219E">
              <w:rPr>
                <w:rStyle w:val="Hyperlink"/>
                <w:rFonts w:ascii="Arial" w:hAnsi="Arial"/>
                <w:noProof/>
              </w:rPr>
              <w:t>3.2.</w:t>
            </w:r>
            <w:r w:rsidR="00856CE9">
              <w:rPr>
                <w:rFonts w:asciiTheme="minorHAnsi" w:eastAsiaTheme="minorEastAsia" w:hAnsiTheme="minorHAnsi" w:cstheme="minorBidi"/>
                <w:noProof/>
                <w:sz w:val="22"/>
              </w:rPr>
              <w:tab/>
            </w:r>
            <w:r w:rsidR="00856CE9" w:rsidRPr="005A219E">
              <w:rPr>
                <w:rStyle w:val="Hyperlink"/>
                <w:rFonts w:ascii="Arial" w:hAnsi="Arial"/>
                <w:noProof/>
              </w:rPr>
              <w:t>Characteristics</w:t>
            </w:r>
            <w:r w:rsidR="00856CE9">
              <w:rPr>
                <w:noProof/>
                <w:webHidden/>
              </w:rPr>
              <w:tab/>
            </w:r>
            <w:r w:rsidR="00856CE9">
              <w:rPr>
                <w:noProof/>
                <w:webHidden/>
              </w:rPr>
              <w:fldChar w:fldCharType="begin"/>
            </w:r>
            <w:r w:rsidR="00856CE9">
              <w:rPr>
                <w:noProof/>
                <w:webHidden/>
              </w:rPr>
              <w:instrText xml:space="preserve"> PAGEREF _Toc96549980 \h </w:instrText>
            </w:r>
            <w:r w:rsidR="00856CE9">
              <w:rPr>
                <w:noProof/>
                <w:webHidden/>
              </w:rPr>
            </w:r>
            <w:r w:rsidR="00856CE9">
              <w:rPr>
                <w:noProof/>
                <w:webHidden/>
              </w:rPr>
              <w:fldChar w:fldCharType="separate"/>
            </w:r>
            <w:r w:rsidR="002E5426">
              <w:rPr>
                <w:noProof/>
                <w:webHidden/>
              </w:rPr>
              <w:t>26</w:t>
            </w:r>
            <w:r w:rsidR="00856CE9">
              <w:rPr>
                <w:noProof/>
                <w:webHidden/>
              </w:rPr>
              <w:fldChar w:fldCharType="end"/>
            </w:r>
          </w:hyperlink>
        </w:p>
        <w:p w14:paraId="0F667C8C" w14:textId="2AA31CAB"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1" w:history="1">
            <w:r w:rsidR="00856CE9" w:rsidRPr="005A219E">
              <w:rPr>
                <w:rStyle w:val="Hyperlink"/>
                <w:rFonts w:ascii="Arial" w:hAnsi="Arial"/>
                <w:noProof/>
              </w:rPr>
              <w:t>3.2.1.</w:t>
            </w:r>
            <w:r w:rsidR="00856CE9">
              <w:rPr>
                <w:rFonts w:asciiTheme="minorHAnsi" w:eastAsiaTheme="minorEastAsia" w:hAnsiTheme="minorHAnsi" w:cstheme="minorBidi"/>
                <w:noProof/>
                <w:sz w:val="22"/>
              </w:rPr>
              <w:tab/>
            </w:r>
            <w:r w:rsidR="00856CE9" w:rsidRPr="005A219E">
              <w:rPr>
                <w:rStyle w:val="Hyperlink"/>
                <w:rFonts w:ascii="Arial" w:hAnsi="Arial"/>
                <w:noProof/>
              </w:rPr>
              <w:t>Functional / Performance Requirements</w:t>
            </w:r>
            <w:r w:rsidR="00856CE9">
              <w:rPr>
                <w:noProof/>
                <w:webHidden/>
              </w:rPr>
              <w:tab/>
            </w:r>
            <w:r w:rsidR="00856CE9">
              <w:rPr>
                <w:noProof/>
                <w:webHidden/>
              </w:rPr>
              <w:fldChar w:fldCharType="begin"/>
            </w:r>
            <w:r w:rsidR="00856CE9">
              <w:rPr>
                <w:noProof/>
                <w:webHidden/>
              </w:rPr>
              <w:instrText xml:space="preserve"> PAGEREF _Toc96549981 \h </w:instrText>
            </w:r>
            <w:r w:rsidR="00856CE9">
              <w:rPr>
                <w:noProof/>
                <w:webHidden/>
              </w:rPr>
            </w:r>
            <w:r w:rsidR="00856CE9">
              <w:rPr>
                <w:noProof/>
                <w:webHidden/>
              </w:rPr>
              <w:fldChar w:fldCharType="separate"/>
            </w:r>
            <w:r w:rsidR="002E5426">
              <w:rPr>
                <w:noProof/>
                <w:webHidden/>
              </w:rPr>
              <w:t>26</w:t>
            </w:r>
            <w:r w:rsidR="00856CE9">
              <w:rPr>
                <w:noProof/>
                <w:webHidden/>
              </w:rPr>
              <w:fldChar w:fldCharType="end"/>
            </w:r>
          </w:hyperlink>
        </w:p>
        <w:p w14:paraId="69C4C9B1" w14:textId="76C7CC95"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2" w:history="1">
            <w:r w:rsidR="00856CE9" w:rsidRPr="005A219E">
              <w:rPr>
                <w:rStyle w:val="Hyperlink"/>
                <w:rFonts w:ascii="Arial" w:hAnsi="Arial"/>
                <w:noProof/>
              </w:rPr>
              <w:t>3.2.2.</w:t>
            </w:r>
            <w:r w:rsidR="00856CE9">
              <w:rPr>
                <w:rFonts w:asciiTheme="minorHAnsi" w:eastAsiaTheme="minorEastAsia" w:hAnsiTheme="minorHAnsi" w:cstheme="minorBidi"/>
                <w:noProof/>
                <w:sz w:val="22"/>
              </w:rPr>
              <w:tab/>
            </w:r>
            <w:r w:rsidR="00856CE9" w:rsidRPr="005A219E">
              <w:rPr>
                <w:rStyle w:val="Hyperlink"/>
                <w:rFonts w:ascii="Arial" w:hAnsi="Arial"/>
                <w:noProof/>
              </w:rPr>
              <w:t>Physical Characteristics</w:t>
            </w:r>
            <w:r w:rsidR="00856CE9">
              <w:rPr>
                <w:noProof/>
                <w:webHidden/>
              </w:rPr>
              <w:tab/>
            </w:r>
            <w:r w:rsidR="00856CE9">
              <w:rPr>
                <w:noProof/>
                <w:webHidden/>
              </w:rPr>
              <w:fldChar w:fldCharType="begin"/>
            </w:r>
            <w:r w:rsidR="00856CE9">
              <w:rPr>
                <w:noProof/>
                <w:webHidden/>
              </w:rPr>
              <w:instrText xml:space="preserve"> PAGEREF _Toc96549982 \h </w:instrText>
            </w:r>
            <w:r w:rsidR="00856CE9">
              <w:rPr>
                <w:noProof/>
                <w:webHidden/>
              </w:rPr>
            </w:r>
            <w:r w:rsidR="00856CE9">
              <w:rPr>
                <w:noProof/>
                <w:webHidden/>
              </w:rPr>
              <w:fldChar w:fldCharType="separate"/>
            </w:r>
            <w:r w:rsidR="002E5426">
              <w:rPr>
                <w:noProof/>
                <w:webHidden/>
              </w:rPr>
              <w:t>28</w:t>
            </w:r>
            <w:r w:rsidR="00856CE9">
              <w:rPr>
                <w:noProof/>
                <w:webHidden/>
              </w:rPr>
              <w:fldChar w:fldCharType="end"/>
            </w:r>
          </w:hyperlink>
        </w:p>
        <w:p w14:paraId="3D7A8C67" w14:textId="2A7B45BD"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3" w:history="1">
            <w:r w:rsidR="00856CE9" w:rsidRPr="005A219E">
              <w:rPr>
                <w:rStyle w:val="Hyperlink"/>
                <w:rFonts w:ascii="Arial" w:hAnsi="Arial"/>
                <w:noProof/>
              </w:rPr>
              <w:t>3.2.3.</w:t>
            </w:r>
            <w:r w:rsidR="00856CE9">
              <w:rPr>
                <w:rFonts w:asciiTheme="minorHAnsi" w:eastAsiaTheme="minorEastAsia" w:hAnsiTheme="minorHAnsi" w:cstheme="minorBidi"/>
                <w:noProof/>
                <w:sz w:val="22"/>
              </w:rPr>
              <w:tab/>
            </w:r>
            <w:r w:rsidR="00856CE9" w:rsidRPr="005A219E">
              <w:rPr>
                <w:rStyle w:val="Hyperlink"/>
                <w:rFonts w:ascii="Arial" w:hAnsi="Arial"/>
                <w:noProof/>
              </w:rPr>
              <w:t>Electrical Characteristics</w:t>
            </w:r>
            <w:r w:rsidR="00856CE9">
              <w:rPr>
                <w:noProof/>
                <w:webHidden/>
              </w:rPr>
              <w:tab/>
            </w:r>
            <w:r w:rsidR="00856CE9">
              <w:rPr>
                <w:noProof/>
                <w:webHidden/>
              </w:rPr>
              <w:fldChar w:fldCharType="begin"/>
            </w:r>
            <w:r w:rsidR="00856CE9">
              <w:rPr>
                <w:noProof/>
                <w:webHidden/>
              </w:rPr>
              <w:instrText xml:space="preserve"> PAGEREF _Toc96549983 \h </w:instrText>
            </w:r>
            <w:r w:rsidR="00856CE9">
              <w:rPr>
                <w:noProof/>
                <w:webHidden/>
              </w:rPr>
            </w:r>
            <w:r w:rsidR="00856CE9">
              <w:rPr>
                <w:noProof/>
                <w:webHidden/>
              </w:rPr>
              <w:fldChar w:fldCharType="separate"/>
            </w:r>
            <w:r w:rsidR="002E5426">
              <w:rPr>
                <w:noProof/>
                <w:webHidden/>
              </w:rPr>
              <w:t>29</w:t>
            </w:r>
            <w:r w:rsidR="00856CE9">
              <w:rPr>
                <w:noProof/>
                <w:webHidden/>
              </w:rPr>
              <w:fldChar w:fldCharType="end"/>
            </w:r>
          </w:hyperlink>
        </w:p>
        <w:p w14:paraId="216923FC" w14:textId="6AADE7D2"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4" w:history="1">
            <w:r w:rsidR="00856CE9" w:rsidRPr="005A219E">
              <w:rPr>
                <w:rStyle w:val="Hyperlink"/>
                <w:noProof/>
              </w:rPr>
              <w:t>3.2.4.</w:t>
            </w:r>
            <w:r w:rsidR="00856CE9">
              <w:rPr>
                <w:rFonts w:asciiTheme="minorHAnsi" w:eastAsiaTheme="minorEastAsia" w:hAnsiTheme="minorHAnsi" w:cstheme="minorBidi"/>
                <w:noProof/>
                <w:sz w:val="22"/>
              </w:rPr>
              <w:tab/>
            </w:r>
            <w:r w:rsidR="00856CE9" w:rsidRPr="005A219E">
              <w:rPr>
                <w:rStyle w:val="Hyperlink"/>
                <w:rFonts w:ascii="Arial" w:hAnsi="Arial"/>
                <w:noProof/>
              </w:rPr>
              <w:t>Environmental Regulations</w:t>
            </w:r>
            <w:r w:rsidR="00856CE9">
              <w:rPr>
                <w:noProof/>
                <w:webHidden/>
              </w:rPr>
              <w:tab/>
            </w:r>
            <w:r w:rsidR="00856CE9">
              <w:rPr>
                <w:noProof/>
                <w:webHidden/>
              </w:rPr>
              <w:fldChar w:fldCharType="begin"/>
            </w:r>
            <w:r w:rsidR="00856CE9">
              <w:rPr>
                <w:noProof/>
                <w:webHidden/>
              </w:rPr>
              <w:instrText xml:space="preserve"> PAGEREF _Toc96549984 \h </w:instrText>
            </w:r>
            <w:r w:rsidR="00856CE9">
              <w:rPr>
                <w:noProof/>
                <w:webHidden/>
              </w:rPr>
            </w:r>
            <w:r w:rsidR="00856CE9">
              <w:rPr>
                <w:noProof/>
                <w:webHidden/>
              </w:rPr>
              <w:fldChar w:fldCharType="separate"/>
            </w:r>
            <w:r w:rsidR="002E5426">
              <w:rPr>
                <w:noProof/>
                <w:webHidden/>
              </w:rPr>
              <w:t>31</w:t>
            </w:r>
            <w:r w:rsidR="00856CE9">
              <w:rPr>
                <w:noProof/>
                <w:webHidden/>
              </w:rPr>
              <w:fldChar w:fldCharType="end"/>
            </w:r>
          </w:hyperlink>
        </w:p>
        <w:p w14:paraId="599648D9" w14:textId="0FFF2F0C"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5" w:history="1">
            <w:r w:rsidR="00856CE9" w:rsidRPr="005A219E">
              <w:rPr>
                <w:rStyle w:val="Hyperlink"/>
                <w:rFonts w:ascii="Arial" w:hAnsi="Arial"/>
                <w:noProof/>
              </w:rPr>
              <w:t>3.2.5.</w:t>
            </w:r>
            <w:r w:rsidR="00856CE9">
              <w:rPr>
                <w:rFonts w:asciiTheme="minorHAnsi" w:eastAsiaTheme="minorEastAsia" w:hAnsiTheme="minorHAnsi" w:cstheme="minorBidi"/>
                <w:noProof/>
                <w:sz w:val="22"/>
              </w:rPr>
              <w:tab/>
            </w:r>
            <w:r w:rsidR="00856CE9" w:rsidRPr="005A219E">
              <w:rPr>
                <w:rStyle w:val="Hyperlink"/>
                <w:rFonts w:ascii="Arial" w:hAnsi="Arial"/>
                <w:noProof/>
              </w:rPr>
              <w:t>Failure Propagation</w:t>
            </w:r>
            <w:r w:rsidR="00856CE9">
              <w:rPr>
                <w:noProof/>
                <w:webHidden/>
              </w:rPr>
              <w:tab/>
            </w:r>
            <w:r w:rsidR="00856CE9">
              <w:rPr>
                <w:noProof/>
                <w:webHidden/>
              </w:rPr>
              <w:fldChar w:fldCharType="begin"/>
            </w:r>
            <w:r w:rsidR="00856CE9">
              <w:rPr>
                <w:noProof/>
                <w:webHidden/>
              </w:rPr>
              <w:instrText xml:space="preserve"> PAGEREF _Toc96549985 \h </w:instrText>
            </w:r>
            <w:r w:rsidR="00856CE9">
              <w:rPr>
                <w:noProof/>
                <w:webHidden/>
              </w:rPr>
            </w:r>
            <w:r w:rsidR="00856CE9">
              <w:rPr>
                <w:noProof/>
                <w:webHidden/>
              </w:rPr>
              <w:fldChar w:fldCharType="separate"/>
            </w:r>
            <w:r w:rsidR="002E5426">
              <w:rPr>
                <w:noProof/>
                <w:webHidden/>
              </w:rPr>
              <w:t>31</w:t>
            </w:r>
            <w:r w:rsidR="00856CE9">
              <w:rPr>
                <w:noProof/>
                <w:webHidden/>
              </w:rPr>
              <w:fldChar w:fldCharType="end"/>
            </w:r>
          </w:hyperlink>
        </w:p>
        <w:p w14:paraId="75757F8D" w14:textId="1E95F3AE" w:rsidR="00856CE9" w:rsidRDefault="00DE1EC6">
          <w:pPr>
            <w:pStyle w:val="TOC1"/>
            <w:rPr>
              <w:rFonts w:asciiTheme="minorHAnsi" w:eastAsiaTheme="minorEastAsia" w:hAnsiTheme="minorHAnsi" w:cstheme="minorBidi"/>
              <w:b w:val="0"/>
              <w:sz w:val="22"/>
              <w:szCs w:val="22"/>
            </w:rPr>
          </w:pPr>
          <w:hyperlink w:anchor="_Toc96549986" w:history="1">
            <w:r w:rsidR="00856CE9" w:rsidRPr="005A219E">
              <w:rPr>
                <w:rStyle w:val="Hyperlink"/>
                <w:rFonts w:ascii="Arial" w:hAnsi="Arial"/>
              </w:rPr>
              <w:t>4.</w:t>
            </w:r>
            <w:r w:rsidR="00856CE9">
              <w:rPr>
                <w:rFonts w:asciiTheme="minorHAnsi" w:eastAsiaTheme="minorEastAsia" w:hAnsiTheme="minorHAnsi" w:cstheme="minorBidi"/>
                <w:b w:val="0"/>
                <w:sz w:val="22"/>
                <w:szCs w:val="22"/>
              </w:rPr>
              <w:tab/>
            </w:r>
            <w:r w:rsidR="00856CE9" w:rsidRPr="005A219E">
              <w:rPr>
                <w:rStyle w:val="Hyperlink"/>
                <w:rFonts w:ascii="Arial" w:hAnsi="Arial"/>
              </w:rPr>
              <w:t>Support Requirements</w:t>
            </w:r>
            <w:r w:rsidR="00856CE9">
              <w:rPr>
                <w:webHidden/>
              </w:rPr>
              <w:tab/>
            </w:r>
            <w:r w:rsidR="00856CE9">
              <w:rPr>
                <w:webHidden/>
              </w:rPr>
              <w:fldChar w:fldCharType="begin"/>
            </w:r>
            <w:r w:rsidR="00856CE9">
              <w:rPr>
                <w:webHidden/>
              </w:rPr>
              <w:instrText xml:space="preserve"> PAGEREF _Toc96549986 \h </w:instrText>
            </w:r>
            <w:r w:rsidR="00856CE9">
              <w:rPr>
                <w:webHidden/>
              </w:rPr>
            </w:r>
            <w:r w:rsidR="00856CE9">
              <w:rPr>
                <w:webHidden/>
              </w:rPr>
              <w:fldChar w:fldCharType="separate"/>
            </w:r>
            <w:r w:rsidR="002E5426">
              <w:rPr>
                <w:webHidden/>
              </w:rPr>
              <w:t>32</w:t>
            </w:r>
            <w:r w:rsidR="00856CE9">
              <w:rPr>
                <w:webHidden/>
              </w:rPr>
              <w:fldChar w:fldCharType="end"/>
            </w:r>
          </w:hyperlink>
        </w:p>
        <w:p w14:paraId="37AB3271" w14:textId="4247A221"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7" w:history="1">
            <w:r w:rsidR="00856CE9" w:rsidRPr="005A219E">
              <w:rPr>
                <w:rStyle w:val="Hyperlink"/>
                <w:noProof/>
              </w:rPr>
              <w:t>4.1.1.</w:t>
            </w:r>
            <w:r w:rsidR="00856CE9">
              <w:rPr>
                <w:rFonts w:asciiTheme="minorHAnsi" w:eastAsiaTheme="minorEastAsia" w:hAnsiTheme="minorHAnsi" w:cstheme="minorBidi"/>
                <w:noProof/>
                <w:sz w:val="22"/>
              </w:rPr>
              <w:tab/>
            </w:r>
            <w:r w:rsidR="00856CE9" w:rsidRPr="005A219E">
              <w:rPr>
                <w:rStyle w:val="Hyperlink"/>
                <w:noProof/>
              </w:rPr>
              <w:t>Android Device with Cellular Data</w:t>
            </w:r>
            <w:r w:rsidR="00856CE9">
              <w:rPr>
                <w:noProof/>
                <w:webHidden/>
              </w:rPr>
              <w:tab/>
            </w:r>
            <w:r w:rsidR="00856CE9">
              <w:rPr>
                <w:noProof/>
                <w:webHidden/>
              </w:rPr>
              <w:fldChar w:fldCharType="begin"/>
            </w:r>
            <w:r w:rsidR="00856CE9">
              <w:rPr>
                <w:noProof/>
                <w:webHidden/>
              </w:rPr>
              <w:instrText xml:space="preserve"> PAGEREF _Toc96549987 \h </w:instrText>
            </w:r>
            <w:r w:rsidR="00856CE9">
              <w:rPr>
                <w:noProof/>
                <w:webHidden/>
              </w:rPr>
            </w:r>
            <w:r w:rsidR="00856CE9">
              <w:rPr>
                <w:noProof/>
                <w:webHidden/>
              </w:rPr>
              <w:fldChar w:fldCharType="separate"/>
            </w:r>
            <w:r w:rsidR="002E5426">
              <w:rPr>
                <w:noProof/>
                <w:webHidden/>
              </w:rPr>
              <w:t>32</w:t>
            </w:r>
            <w:r w:rsidR="00856CE9">
              <w:rPr>
                <w:noProof/>
                <w:webHidden/>
              </w:rPr>
              <w:fldChar w:fldCharType="end"/>
            </w:r>
          </w:hyperlink>
        </w:p>
        <w:p w14:paraId="3DBAFA62" w14:textId="61B9EF5F"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8" w:history="1">
            <w:r w:rsidR="00856CE9" w:rsidRPr="005A219E">
              <w:rPr>
                <w:rStyle w:val="Hyperlink"/>
                <w:noProof/>
              </w:rPr>
              <w:t>4.1.2.</w:t>
            </w:r>
            <w:r w:rsidR="00856CE9">
              <w:rPr>
                <w:rFonts w:asciiTheme="minorHAnsi" w:eastAsiaTheme="minorEastAsia" w:hAnsiTheme="minorHAnsi" w:cstheme="minorBidi"/>
                <w:noProof/>
                <w:sz w:val="22"/>
              </w:rPr>
              <w:tab/>
            </w:r>
            <w:r w:rsidR="00856CE9" w:rsidRPr="005A219E">
              <w:rPr>
                <w:rStyle w:val="Hyperlink"/>
                <w:noProof/>
              </w:rPr>
              <w:t>Cellular Reception</w:t>
            </w:r>
            <w:r w:rsidR="00856CE9">
              <w:rPr>
                <w:noProof/>
                <w:webHidden/>
              </w:rPr>
              <w:tab/>
            </w:r>
            <w:r w:rsidR="00856CE9">
              <w:rPr>
                <w:noProof/>
                <w:webHidden/>
              </w:rPr>
              <w:fldChar w:fldCharType="begin"/>
            </w:r>
            <w:r w:rsidR="00856CE9">
              <w:rPr>
                <w:noProof/>
                <w:webHidden/>
              </w:rPr>
              <w:instrText xml:space="preserve"> PAGEREF _Toc96549988 \h </w:instrText>
            </w:r>
            <w:r w:rsidR="00856CE9">
              <w:rPr>
                <w:noProof/>
                <w:webHidden/>
              </w:rPr>
            </w:r>
            <w:r w:rsidR="00856CE9">
              <w:rPr>
                <w:noProof/>
                <w:webHidden/>
              </w:rPr>
              <w:fldChar w:fldCharType="separate"/>
            </w:r>
            <w:r w:rsidR="002E5426">
              <w:rPr>
                <w:noProof/>
                <w:webHidden/>
              </w:rPr>
              <w:t>32</w:t>
            </w:r>
            <w:r w:rsidR="00856CE9">
              <w:rPr>
                <w:noProof/>
                <w:webHidden/>
              </w:rPr>
              <w:fldChar w:fldCharType="end"/>
            </w:r>
          </w:hyperlink>
        </w:p>
        <w:p w14:paraId="49245991" w14:textId="4F33FEDC"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89" w:history="1">
            <w:r w:rsidR="00856CE9" w:rsidRPr="005A219E">
              <w:rPr>
                <w:rStyle w:val="Hyperlink"/>
                <w:noProof/>
              </w:rPr>
              <w:t>4.1.3.</w:t>
            </w:r>
            <w:r w:rsidR="00856CE9">
              <w:rPr>
                <w:rFonts w:asciiTheme="minorHAnsi" w:eastAsiaTheme="minorEastAsia" w:hAnsiTheme="minorHAnsi" w:cstheme="minorBidi"/>
                <w:noProof/>
                <w:sz w:val="22"/>
              </w:rPr>
              <w:tab/>
            </w:r>
            <w:r w:rsidR="00856CE9" w:rsidRPr="005A219E">
              <w:rPr>
                <w:rStyle w:val="Hyperlink"/>
                <w:noProof/>
              </w:rPr>
              <w:t>Crossover Sized or Smaller Vehicle</w:t>
            </w:r>
            <w:r w:rsidR="00856CE9">
              <w:rPr>
                <w:noProof/>
                <w:webHidden/>
              </w:rPr>
              <w:tab/>
            </w:r>
            <w:r w:rsidR="00856CE9">
              <w:rPr>
                <w:noProof/>
                <w:webHidden/>
              </w:rPr>
              <w:fldChar w:fldCharType="begin"/>
            </w:r>
            <w:r w:rsidR="00856CE9">
              <w:rPr>
                <w:noProof/>
                <w:webHidden/>
              </w:rPr>
              <w:instrText xml:space="preserve"> PAGEREF _Toc96549989 \h </w:instrText>
            </w:r>
            <w:r w:rsidR="00856CE9">
              <w:rPr>
                <w:noProof/>
                <w:webHidden/>
              </w:rPr>
            </w:r>
            <w:r w:rsidR="00856CE9">
              <w:rPr>
                <w:noProof/>
                <w:webHidden/>
              </w:rPr>
              <w:fldChar w:fldCharType="separate"/>
            </w:r>
            <w:r w:rsidR="002E5426">
              <w:rPr>
                <w:noProof/>
                <w:webHidden/>
              </w:rPr>
              <w:t>32</w:t>
            </w:r>
            <w:r w:rsidR="00856CE9">
              <w:rPr>
                <w:noProof/>
                <w:webHidden/>
              </w:rPr>
              <w:fldChar w:fldCharType="end"/>
            </w:r>
          </w:hyperlink>
        </w:p>
        <w:p w14:paraId="128CF2F5" w14:textId="5E554CAE"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90" w:history="1">
            <w:r w:rsidR="00856CE9" w:rsidRPr="005A219E">
              <w:rPr>
                <w:rStyle w:val="Hyperlink"/>
                <w:noProof/>
              </w:rPr>
              <w:t>4.1.4.</w:t>
            </w:r>
            <w:r w:rsidR="00856CE9">
              <w:rPr>
                <w:rFonts w:asciiTheme="minorHAnsi" w:eastAsiaTheme="minorEastAsia" w:hAnsiTheme="minorHAnsi" w:cstheme="minorBidi"/>
                <w:noProof/>
                <w:sz w:val="22"/>
              </w:rPr>
              <w:tab/>
            </w:r>
            <w:r w:rsidR="00856CE9" w:rsidRPr="005A219E">
              <w:rPr>
                <w:rStyle w:val="Hyperlink"/>
                <w:noProof/>
              </w:rPr>
              <w:t>Rolling Window</w:t>
            </w:r>
            <w:r w:rsidR="00856CE9">
              <w:rPr>
                <w:noProof/>
                <w:webHidden/>
              </w:rPr>
              <w:tab/>
            </w:r>
            <w:r w:rsidR="00856CE9">
              <w:rPr>
                <w:noProof/>
                <w:webHidden/>
              </w:rPr>
              <w:fldChar w:fldCharType="begin"/>
            </w:r>
            <w:r w:rsidR="00856CE9">
              <w:rPr>
                <w:noProof/>
                <w:webHidden/>
              </w:rPr>
              <w:instrText xml:space="preserve"> PAGEREF _Toc96549990 \h </w:instrText>
            </w:r>
            <w:r w:rsidR="00856CE9">
              <w:rPr>
                <w:noProof/>
                <w:webHidden/>
              </w:rPr>
            </w:r>
            <w:r w:rsidR="00856CE9">
              <w:rPr>
                <w:noProof/>
                <w:webHidden/>
              </w:rPr>
              <w:fldChar w:fldCharType="separate"/>
            </w:r>
            <w:r w:rsidR="002E5426">
              <w:rPr>
                <w:noProof/>
                <w:webHidden/>
              </w:rPr>
              <w:t>32</w:t>
            </w:r>
            <w:r w:rsidR="00856CE9">
              <w:rPr>
                <w:noProof/>
                <w:webHidden/>
              </w:rPr>
              <w:fldChar w:fldCharType="end"/>
            </w:r>
          </w:hyperlink>
        </w:p>
        <w:p w14:paraId="44516E54" w14:textId="7F8C3156" w:rsidR="00856CE9" w:rsidRDefault="00DE1EC6">
          <w:pPr>
            <w:pStyle w:val="TOC3"/>
            <w:tabs>
              <w:tab w:val="left" w:pos="1320"/>
              <w:tab w:val="right" w:leader="dot" w:pos="9350"/>
            </w:tabs>
            <w:rPr>
              <w:rFonts w:asciiTheme="minorHAnsi" w:eastAsiaTheme="minorEastAsia" w:hAnsiTheme="minorHAnsi" w:cstheme="minorBidi"/>
              <w:noProof/>
              <w:sz w:val="22"/>
            </w:rPr>
          </w:pPr>
          <w:hyperlink w:anchor="_Toc96549991" w:history="1">
            <w:r w:rsidR="00856CE9" w:rsidRPr="005A219E">
              <w:rPr>
                <w:rStyle w:val="Hyperlink"/>
                <w:noProof/>
              </w:rPr>
              <w:t>4.1.5.</w:t>
            </w:r>
            <w:r w:rsidR="00856CE9">
              <w:rPr>
                <w:rFonts w:asciiTheme="minorHAnsi" w:eastAsiaTheme="minorEastAsia" w:hAnsiTheme="minorHAnsi" w:cstheme="minorBidi"/>
                <w:noProof/>
                <w:sz w:val="22"/>
              </w:rPr>
              <w:tab/>
            </w:r>
            <w:r w:rsidR="00856CE9" w:rsidRPr="005A219E">
              <w:rPr>
                <w:rStyle w:val="Hyperlink"/>
                <w:noProof/>
              </w:rPr>
              <w:t>Provided</w:t>
            </w:r>
            <w:r w:rsidR="00856CE9">
              <w:rPr>
                <w:noProof/>
                <w:webHidden/>
              </w:rPr>
              <w:tab/>
            </w:r>
            <w:r w:rsidR="00856CE9">
              <w:rPr>
                <w:noProof/>
                <w:webHidden/>
              </w:rPr>
              <w:fldChar w:fldCharType="begin"/>
            </w:r>
            <w:r w:rsidR="00856CE9">
              <w:rPr>
                <w:noProof/>
                <w:webHidden/>
              </w:rPr>
              <w:instrText xml:space="preserve"> PAGEREF _Toc96549991 \h </w:instrText>
            </w:r>
            <w:r w:rsidR="00856CE9">
              <w:rPr>
                <w:noProof/>
                <w:webHidden/>
              </w:rPr>
            </w:r>
            <w:r w:rsidR="00856CE9">
              <w:rPr>
                <w:noProof/>
                <w:webHidden/>
              </w:rPr>
              <w:fldChar w:fldCharType="separate"/>
            </w:r>
            <w:r w:rsidR="002E5426">
              <w:rPr>
                <w:noProof/>
                <w:webHidden/>
              </w:rPr>
              <w:t>32</w:t>
            </w:r>
            <w:r w:rsidR="00856CE9">
              <w:rPr>
                <w:noProof/>
                <w:webHidden/>
              </w:rPr>
              <w:fldChar w:fldCharType="end"/>
            </w:r>
          </w:hyperlink>
        </w:p>
        <w:p w14:paraId="030277BE" w14:textId="7F8256A4" w:rsidR="00856CE9" w:rsidRDefault="00DE1EC6">
          <w:pPr>
            <w:pStyle w:val="TOC1"/>
            <w:rPr>
              <w:rFonts w:asciiTheme="minorHAnsi" w:eastAsiaTheme="minorEastAsia" w:hAnsiTheme="minorHAnsi" w:cstheme="minorBidi"/>
              <w:b w:val="0"/>
              <w:sz w:val="22"/>
              <w:szCs w:val="22"/>
            </w:rPr>
          </w:pPr>
          <w:hyperlink w:anchor="_Toc96549992" w:history="1">
            <w:r w:rsidR="00856CE9" w:rsidRPr="005A219E">
              <w:rPr>
                <w:rStyle w:val="Hyperlink"/>
                <w:rFonts w:ascii="Arial" w:hAnsi="Arial"/>
              </w:rPr>
              <w:t>Appendix A: Acronyms and Abbreviations</w:t>
            </w:r>
            <w:r w:rsidR="00856CE9">
              <w:rPr>
                <w:webHidden/>
              </w:rPr>
              <w:tab/>
            </w:r>
            <w:r w:rsidR="00856CE9">
              <w:rPr>
                <w:webHidden/>
              </w:rPr>
              <w:fldChar w:fldCharType="begin"/>
            </w:r>
            <w:r w:rsidR="00856CE9">
              <w:rPr>
                <w:webHidden/>
              </w:rPr>
              <w:instrText xml:space="preserve"> PAGEREF _Toc96549992 \h </w:instrText>
            </w:r>
            <w:r w:rsidR="00856CE9">
              <w:rPr>
                <w:webHidden/>
              </w:rPr>
            </w:r>
            <w:r w:rsidR="00856CE9">
              <w:rPr>
                <w:webHidden/>
              </w:rPr>
              <w:fldChar w:fldCharType="separate"/>
            </w:r>
            <w:r w:rsidR="002E5426">
              <w:rPr>
                <w:webHidden/>
              </w:rPr>
              <w:t>33</w:t>
            </w:r>
            <w:r w:rsidR="00856CE9">
              <w:rPr>
                <w:webHidden/>
              </w:rPr>
              <w:fldChar w:fldCharType="end"/>
            </w:r>
          </w:hyperlink>
        </w:p>
        <w:p w14:paraId="593702FE" w14:textId="10B864BB" w:rsidR="008713F5" w:rsidRPr="00B154B4" w:rsidRDefault="008713F5" w:rsidP="00B154B4">
          <w:pPr>
            <w:pStyle w:val="TOC1"/>
            <w:rPr>
              <w:rFonts w:asciiTheme="minorHAnsi" w:eastAsiaTheme="minorEastAsia" w:hAnsiTheme="minorHAnsi" w:cstheme="minorBidi"/>
              <w:b w:val="0"/>
              <w:sz w:val="22"/>
              <w:szCs w:val="22"/>
            </w:rPr>
          </w:pPr>
          <w:r>
            <w:rPr>
              <w:b w:val="0"/>
            </w:rPr>
            <w:fldChar w:fldCharType="end"/>
          </w:r>
        </w:p>
      </w:sdtContent>
    </w:sdt>
    <w:p w14:paraId="6DEA47FD" w14:textId="77777777" w:rsidR="006677BA" w:rsidRDefault="006677BA" w:rsidP="00FA617B">
      <w:pPr>
        <w:pStyle w:val="TOCHeading"/>
        <w:rPr>
          <w:rFonts w:ascii="Arial" w:hAnsi="Arial" w:cs="Arial"/>
        </w:rPr>
      </w:pPr>
    </w:p>
    <w:p w14:paraId="45EB5F41" w14:textId="77777777" w:rsidR="006677BA" w:rsidRDefault="006677BA" w:rsidP="0002788C"/>
    <w:p w14:paraId="6BFFCE7B" w14:textId="77777777" w:rsidR="0002788C" w:rsidRPr="0002788C" w:rsidRDefault="0002788C" w:rsidP="0002788C">
      <w:bookmarkStart w:id="2" w:name="_Toc442692790"/>
    </w:p>
    <w:p w14:paraId="769A4D74" w14:textId="77777777" w:rsidR="0002788C" w:rsidRDefault="0002788C" w:rsidP="00FA617B">
      <w:pPr>
        <w:pStyle w:val="TOCHeading"/>
        <w:rPr>
          <w:rFonts w:ascii="Arial" w:hAnsi="Arial" w:cs="Arial"/>
        </w:rPr>
      </w:pPr>
    </w:p>
    <w:p w14:paraId="609CEB3F" w14:textId="77777777" w:rsidR="0002788C" w:rsidRDefault="0002788C" w:rsidP="0002788C"/>
    <w:p w14:paraId="4C9D62F9" w14:textId="77777777" w:rsidR="0002788C" w:rsidRDefault="0002788C" w:rsidP="0002788C"/>
    <w:p w14:paraId="65626A50" w14:textId="77777777" w:rsidR="0002788C" w:rsidRDefault="0002788C" w:rsidP="0002788C"/>
    <w:p w14:paraId="3E5729F3" w14:textId="77777777" w:rsidR="00A13A77" w:rsidRPr="0002788C" w:rsidRDefault="00A13A77" w:rsidP="0002788C"/>
    <w:p w14:paraId="230C9C7A" w14:textId="4FD8A97F" w:rsidR="00CC1A19" w:rsidRPr="00730B1B" w:rsidRDefault="00CC1A19" w:rsidP="00FA617B">
      <w:pPr>
        <w:pStyle w:val="TOCHeading"/>
        <w:rPr>
          <w:rFonts w:ascii="Arial" w:hAnsi="Arial" w:cs="Arial"/>
        </w:rPr>
      </w:pPr>
      <w:bookmarkStart w:id="3" w:name="_Toc96549652"/>
      <w:bookmarkStart w:id="4" w:name="_Toc96549969"/>
      <w:r w:rsidRPr="00730B1B">
        <w:rPr>
          <w:rFonts w:ascii="Arial" w:hAnsi="Arial" w:cs="Arial"/>
        </w:rPr>
        <w:lastRenderedPageBreak/>
        <w:t>List of Tables</w:t>
      </w:r>
      <w:bookmarkEnd w:id="2"/>
      <w:bookmarkEnd w:id="3"/>
      <w:bookmarkEnd w:id="4"/>
    </w:p>
    <w:p w14:paraId="35DBAA58" w14:textId="77777777" w:rsidR="00CC1A19" w:rsidRPr="00730B1B" w:rsidRDefault="00CC1A19">
      <w:pPr>
        <w:pStyle w:val="TableofFigures"/>
        <w:rPr>
          <w:rFonts w:ascii="Arial" w:hAnsi="Arial" w:cs="Arial"/>
        </w:rPr>
      </w:pPr>
    </w:p>
    <w:p w14:paraId="2EFC9135" w14:textId="46A341EF" w:rsidR="00823DAD" w:rsidRDefault="00DE1EC6" w:rsidP="00823DAD">
      <w:pPr>
        <w:pStyle w:val="TableofFigures"/>
        <w:rPr>
          <w:rFonts w:ascii="Arial" w:eastAsiaTheme="minorEastAsia" w:hAnsi="Arial" w:cs="Arial"/>
          <w:sz w:val="24"/>
        </w:rPr>
      </w:pPr>
      <w:hyperlink w:anchor="_Toc442692812" w:history="1">
        <w:r w:rsidR="00823DAD" w:rsidRPr="00CE0B1F">
          <w:rPr>
            <w:rStyle w:val="Hyperlink"/>
            <w:rFonts w:ascii="Arial" w:hAnsi="Arial" w:cs="Arial"/>
            <w:color w:val="auto"/>
            <w:sz w:val="24"/>
            <w:u w:val="none"/>
          </w:rPr>
          <w:t>Table 1</w:t>
        </w:r>
        <w:r w:rsidR="00FA6EE4">
          <w:rPr>
            <w:rStyle w:val="Hyperlink"/>
            <w:rFonts w:ascii="Arial" w:hAnsi="Arial" w:cs="Arial"/>
            <w:color w:val="auto"/>
            <w:sz w:val="24"/>
            <w:u w:val="none"/>
          </w:rPr>
          <w:t xml:space="preserve">: </w:t>
        </w:r>
        <w:r w:rsidR="0065581A">
          <w:rPr>
            <w:rStyle w:val="Hyperlink"/>
            <w:rFonts w:ascii="Arial" w:hAnsi="Arial" w:cs="Arial"/>
            <w:color w:val="auto"/>
            <w:sz w:val="24"/>
            <w:u w:val="none"/>
          </w:rPr>
          <w:t>Subsystem Leads</w:t>
        </w:r>
        <w:r w:rsidR="00823DAD" w:rsidRPr="00CE0B1F">
          <w:rPr>
            <w:rFonts w:ascii="Arial" w:hAnsi="Arial" w:cs="Arial"/>
            <w:webHidden/>
            <w:sz w:val="24"/>
          </w:rPr>
          <w:tab/>
        </w:r>
      </w:hyperlink>
      <w:r w:rsidR="00A13A77">
        <w:rPr>
          <w:rFonts w:ascii="Arial" w:hAnsi="Arial" w:cs="Arial"/>
          <w:sz w:val="24"/>
        </w:rPr>
        <w:t>23</w:t>
      </w:r>
    </w:p>
    <w:p w14:paraId="4D7F6C20" w14:textId="197E1546" w:rsidR="007631DA" w:rsidRPr="00FA6EE4" w:rsidRDefault="00DE1EC6" w:rsidP="00FA6EE4">
      <w:pPr>
        <w:pStyle w:val="TableofFigures"/>
        <w:rPr>
          <w:rFonts w:ascii="Arial" w:eastAsiaTheme="minorEastAsia" w:hAnsi="Arial" w:cs="Arial"/>
          <w:sz w:val="24"/>
        </w:rPr>
      </w:pPr>
      <w:hyperlink w:anchor="_Toc442692812" w:history="1">
        <w:r w:rsidR="007631DA" w:rsidRPr="00CE0B1F">
          <w:rPr>
            <w:rStyle w:val="Hyperlink"/>
            <w:rFonts w:ascii="Arial" w:hAnsi="Arial" w:cs="Arial"/>
            <w:color w:val="auto"/>
            <w:sz w:val="24"/>
            <w:u w:val="none"/>
          </w:rPr>
          <w:t xml:space="preserve">Table </w:t>
        </w:r>
        <w:r w:rsidR="00FA6EE4">
          <w:rPr>
            <w:rStyle w:val="Hyperlink"/>
            <w:rFonts w:ascii="Arial" w:hAnsi="Arial" w:cs="Arial"/>
            <w:color w:val="auto"/>
            <w:sz w:val="24"/>
            <w:u w:val="none"/>
          </w:rPr>
          <w:t>2: Applicable Documents</w:t>
        </w:r>
        <w:r w:rsidR="007631DA" w:rsidRPr="00CE0B1F">
          <w:rPr>
            <w:rFonts w:ascii="Arial" w:hAnsi="Arial" w:cs="Arial"/>
            <w:webHidden/>
            <w:sz w:val="24"/>
          </w:rPr>
          <w:tab/>
          <w:t>2</w:t>
        </w:r>
      </w:hyperlink>
      <w:r w:rsidR="004F0695">
        <w:rPr>
          <w:rFonts w:ascii="Arial" w:hAnsi="Arial" w:cs="Arial"/>
          <w:sz w:val="24"/>
        </w:rPr>
        <w:t>3</w:t>
      </w:r>
    </w:p>
    <w:p w14:paraId="6DBE46B8" w14:textId="1502DF05" w:rsidR="007631DA" w:rsidRPr="00CE0B1F" w:rsidRDefault="00DE1EC6" w:rsidP="007631DA">
      <w:pPr>
        <w:pStyle w:val="TableofFigures"/>
        <w:rPr>
          <w:rFonts w:ascii="Arial" w:eastAsiaTheme="minorEastAsia" w:hAnsi="Arial" w:cs="Arial"/>
          <w:sz w:val="24"/>
        </w:rPr>
      </w:pPr>
      <w:hyperlink w:anchor="_Toc442692812" w:history="1">
        <w:r w:rsidR="007631DA" w:rsidRPr="00CE0B1F">
          <w:rPr>
            <w:rStyle w:val="Hyperlink"/>
            <w:rFonts w:ascii="Arial" w:hAnsi="Arial" w:cs="Arial"/>
            <w:color w:val="auto"/>
            <w:sz w:val="24"/>
            <w:u w:val="none"/>
          </w:rPr>
          <w:t xml:space="preserve">Table </w:t>
        </w:r>
        <w:r w:rsidR="00FA6EE4">
          <w:rPr>
            <w:rStyle w:val="Hyperlink"/>
            <w:rFonts w:ascii="Arial" w:hAnsi="Arial" w:cs="Arial"/>
            <w:color w:val="auto"/>
            <w:sz w:val="24"/>
            <w:u w:val="none"/>
          </w:rPr>
          <w:t>3: Reference Documents</w:t>
        </w:r>
        <w:r w:rsidR="007631DA" w:rsidRPr="00CE0B1F">
          <w:rPr>
            <w:rFonts w:ascii="Arial" w:hAnsi="Arial" w:cs="Arial"/>
            <w:webHidden/>
            <w:sz w:val="24"/>
          </w:rPr>
          <w:tab/>
          <w:t>2</w:t>
        </w:r>
      </w:hyperlink>
      <w:r w:rsidR="004F0695">
        <w:rPr>
          <w:rFonts w:ascii="Arial" w:hAnsi="Arial" w:cs="Arial"/>
          <w:sz w:val="24"/>
        </w:rPr>
        <w:t>3</w:t>
      </w:r>
    </w:p>
    <w:p w14:paraId="393751B6" w14:textId="3873B310" w:rsidR="007631DA" w:rsidRPr="00CE0B1F" w:rsidRDefault="00DE1EC6" w:rsidP="007631DA">
      <w:pPr>
        <w:pStyle w:val="TableofFigures"/>
        <w:rPr>
          <w:rFonts w:ascii="Arial" w:eastAsiaTheme="minorEastAsia" w:hAnsi="Arial" w:cs="Arial"/>
          <w:sz w:val="24"/>
        </w:rPr>
      </w:pPr>
      <w:hyperlink w:anchor="_Toc442692812" w:history="1">
        <w:r w:rsidR="007631DA" w:rsidRPr="00CE0B1F">
          <w:rPr>
            <w:rStyle w:val="Hyperlink"/>
            <w:rFonts w:ascii="Arial" w:hAnsi="Arial" w:cs="Arial"/>
            <w:color w:val="auto"/>
            <w:sz w:val="24"/>
            <w:u w:val="none"/>
          </w:rPr>
          <w:t xml:space="preserve">Table </w:t>
        </w:r>
        <w:r w:rsidR="00BD1274">
          <w:rPr>
            <w:rStyle w:val="Hyperlink"/>
            <w:rFonts w:ascii="Arial" w:hAnsi="Arial" w:cs="Arial"/>
            <w:color w:val="auto"/>
            <w:sz w:val="24"/>
            <w:u w:val="none"/>
          </w:rPr>
          <w:t>4: Measurement Accuracy</w:t>
        </w:r>
        <w:r w:rsidR="007631DA" w:rsidRPr="00CE0B1F">
          <w:rPr>
            <w:rFonts w:ascii="Arial" w:hAnsi="Arial" w:cs="Arial"/>
            <w:webHidden/>
            <w:sz w:val="24"/>
          </w:rPr>
          <w:tab/>
          <w:t>2</w:t>
        </w:r>
      </w:hyperlink>
      <w:r w:rsidR="004F0695">
        <w:rPr>
          <w:rFonts w:ascii="Arial" w:hAnsi="Arial" w:cs="Arial"/>
          <w:sz w:val="24"/>
        </w:rPr>
        <w:t>3</w:t>
      </w:r>
    </w:p>
    <w:p w14:paraId="7C252CDF" w14:textId="77777777" w:rsidR="007631DA" w:rsidRPr="007631DA" w:rsidRDefault="007631DA" w:rsidP="007631DA"/>
    <w:p w14:paraId="123ED537" w14:textId="77777777" w:rsidR="00CC1A19" w:rsidRPr="00730B1B" w:rsidRDefault="00CC1A19" w:rsidP="00832676">
      <w:pPr>
        <w:rPr>
          <w:rFonts w:ascii="Arial" w:hAnsi="Arial" w:cs="Arial"/>
          <w:sz w:val="28"/>
          <w:szCs w:val="28"/>
        </w:rPr>
      </w:pPr>
      <w:r w:rsidRPr="00730B1B">
        <w:rPr>
          <w:rFonts w:ascii="Arial" w:hAnsi="Arial" w:cs="Arial"/>
        </w:rPr>
        <w:br w:type="page"/>
      </w:r>
    </w:p>
    <w:p w14:paraId="0F864DD0" w14:textId="77777777" w:rsidR="00CC1A19" w:rsidRPr="00730B1B" w:rsidRDefault="00CC1A19" w:rsidP="00FA617B">
      <w:pPr>
        <w:pStyle w:val="TOCHeading"/>
        <w:rPr>
          <w:rFonts w:ascii="Arial" w:hAnsi="Arial" w:cs="Arial"/>
        </w:rPr>
      </w:pPr>
      <w:bookmarkStart w:id="5" w:name="_Toc356386013"/>
      <w:bookmarkStart w:id="6" w:name="_Toc442692792"/>
      <w:bookmarkStart w:id="7" w:name="_Toc96549653"/>
      <w:bookmarkStart w:id="8" w:name="_Toc96549970"/>
      <w:r w:rsidRPr="00730B1B">
        <w:rPr>
          <w:rFonts w:ascii="Arial" w:hAnsi="Arial" w:cs="Arial"/>
        </w:rPr>
        <w:lastRenderedPageBreak/>
        <w:t>List of Figures</w:t>
      </w:r>
      <w:bookmarkEnd w:id="5"/>
      <w:bookmarkEnd w:id="6"/>
      <w:bookmarkEnd w:id="7"/>
      <w:bookmarkEnd w:id="8"/>
    </w:p>
    <w:p w14:paraId="4189B3CF" w14:textId="2279148E" w:rsidR="00E20A3B" w:rsidRDefault="00CC1A19">
      <w:pPr>
        <w:pStyle w:val="TableofFigures"/>
        <w:rPr>
          <w:rFonts w:ascii="Arial" w:eastAsiaTheme="minorEastAsia" w:hAnsi="Arial" w:cs="Arial"/>
          <w:sz w:val="24"/>
        </w:rPr>
      </w:pPr>
      <w:r w:rsidRPr="00730B1B">
        <w:rPr>
          <w:rFonts w:ascii="Arial" w:hAnsi="Arial" w:cs="Arial"/>
          <w:sz w:val="24"/>
        </w:rPr>
        <w:fldChar w:fldCharType="begin"/>
      </w:r>
      <w:r w:rsidRPr="00730B1B">
        <w:rPr>
          <w:rFonts w:ascii="Arial" w:hAnsi="Arial" w:cs="Arial"/>
          <w:sz w:val="24"/>
        </w:rPr>
        <w:instrText xml:space="preserve"> TOC \h \z \c "Figure" </w:instrText>
      </w:r>
      <w:r w:rsidRPr="00730B1B">
        <w:rPr>
          <w:rFonts w:ascii="Arial" w:hAnsi="Arial" w:cs="Arial"/>
          <w:sz w:val="24"/>
        </w:rPr>
        <w:fldChar w:fldCharType="separate"/>
      </w:r>
      <w:hyperlink w:anchor="_Toc442692812" w:history="1">
        <w:r w:rsidR="00E20A3B" w:rsidRPr="00730B1B">
          <w:rPr>
            <w:rStyle w:val="Hyperlink"/>
            <w:rFonts w:ascii="Arial" w:hAnsi="Arial" w:cs="Arial"/>
            <w:sz w:val="24"/>
          </w:rPr>
          <w:t>Figure 1</w:t>
        </w:r>
        <w:r w:rsidR="00FA6EE4">
          <w:rPr>
            <w:rStyle w:val="Hyperlink"/>
            <w:rFonts w:ascii="Arial" w:hAnsi="Arial" w:cs="Arial"/>
            <w:sz w:val="24"/>
          </w:rPr>
          <w:t>:</w:t>
        </w:r>
        <w:r w:rsidR="00E20A3B" w:rsidRPr="00730B1B">
          <w:rPr>
            <w:rStyle w:val="Hyperlink"/>
            <w:rFonts w:ascii="Arial" w:hAnsi="Arial" w:cs="Arial"/>
            <w:sz w:val="24"/>
          </w:rPr>
          <w:t xml:space="preserve"> </w:t>
        </w:r>
        <w:r w:rsidR="00272E2C">
          <w:rPr>
            <w:rStyle w:val="Hyperlink"/>
            <w:rFonts w:ascii="Arial" w:hAnsi="Arial" w:cs="Arial"/>
            <w:sz w:val="24"/>
          </w:rPr>
          <w:t>Seat Placement</w:t>
        </w:r>
        <w:r w:rsidR="00E20A3B" w:rsidRPr="00730B1B">
          <w:rPr>
            <w:rFonts w:ascii="Arial" w:hAnsi="Arial" w:cs="Arial"/>
            <w:webHidden/>
            <w:sz w:val="24"/>
          </w:rPr>
          <w:tab/>
        </w:r>
        <w:r w:rsidR="00E20A3B" w:rsidRPr="00730B1B">
          <w:rPr>
            <w:rFonts w:ascii="Arial" w:hAnsi="Arial" w:cs="Arial"/>
            <w:webHidden/>
            <w:sz w:val="24"/>
          </w:rPr>
          <w:fldChar w:fldCharType="begin"/>
        </w:r>
        <w:r w:rsidR="00E20A3B" w:rsidRPr="00730B1B">
          <w:rPr>
            <w:rFonts w:ascii="Arial" w:hAnsi="Arial" w:cs="Arial"/>
            <w:webHidden/>
            <w:sz w:val="24"/>
          </w:rPr>
          <w:instrText xml:space="preserve"> PAGEREF _Toc442692812 \h </w:instrText>
        </w:r>
        <w:r w:rsidR="00E20A3B" w:rsidRPr="00730B1B">
          <w:rPr>
            <w:rFonts w:ascii="Arial" w:hAnsi="Arial" w:cs="Arial"/>
            <w:webHidden/>
            <w:sz w:val="24"/>
          </w:rPr>
        </w:r>
        <w:r w:rsidR="00E20A3B" w:rsidRPr="00730B1B">
          <w:rPr>
            <w:rFonts w:ascii="Arial" w:hAnsi="Arial" w:cs="Arial"/>
            <w:webHidden/>
            <w:sz w:val="24"/>
          </w:rPr>
          <w:fldChar w:fldCharType="separate"/>
        </w:r>
        <w:r w:rsidR="002E5426">
          <w:rPr>
            <w:rFonts w:ascii="Arial" w:hAnsi="Arial" w:cs="Arial"/>
            <w:webHidden/>
            <w:sz w:val="24"/>
          </w:rPr>
          <w:t>22</w:t>
        </w:r>
        <w:r w:rsidR="00E20A3B" w:rsidRPr="00730B1B">
          <w:rPr>
            <w:rFonts w:ascii="Arial" w:hAnsi="Arial" w:cs="Arial"/>
            <w:webHidden/>
            <w:sz w:val="24"/>
          </w:rPr>
          <w:fldChar w:fldCharType="end"/>
        </w:r>
      </w:hyperlink>
    </w:p>
    <w:p w14:paraId="1EC03694" w14:textId="62D4569A" w:rsidR="00272E2C" w:rsidRPr="00272E2C" w:rsidRDefault="00DE1EC6" w:rsidP="00272E2C">
      <w:pPr>
        <w:pStyle w:val="TableofFigures"/>
        <w:rPr>
          <w:rFonts w:ascii="Arial" w:eastAsiaTheme="minorEastAsia" w:hAnsi="Arial" w:cs="Arial"/>
          <w:b w:val="0"/>
          <w:sz w:val="24"/>
        </w:rPr>
      </w:pPr>
      <w:hyperlink w:anchor="_Toc442692812" w:history="1">
        <w:r w:rsidR="00272E2C" w:rsidRPr="00730B1B">
          <w:rPr>
            <w:rStyle w:val="Hyperlink"/>
            <w:rFonts w:ascii="Arial" w:hAnsi="Arial" w:cs="Arial"/>
            <w:sz w:val="24"/>
          </w:rPr>
          <w:t xml:space="preserve">Figure </w:t>
        </w:r>
        <w:r w:rsidR="00272E2C">
          <w:rPr>
            <w:rStyle w:val="Hyperlink"/>
            <w:rFonts w:ascii="Arial" w:hAnsi="Arial" w:cs="Arial"/>
            <w:sz w:val="24"/>
          </w:rPr>
          <w:t>2</w:t>
        </w:r>
        <w:r w:rsidR="00FA6EE4">
          <w:rPr>
            <w:rStyle w:val="Hyperlink"/>
            <w:rFonts w:ascii="Arial" w:hAnsi="Arial" w:cs="Arial"/>
            <w:sz w:val="24"/>
          </w:rPr>
          <w:t>:</w:t>
        </w:r>
        <w:r w:rsidR="00272E2C" w:rsidRPr="00730B1B">
          <w:rPr>
            <w:rStyle w:val="Hyperlink"/>
            <w:rFonts w:ascii="Arial" w:hAnsi="Arial" w:cs="Arial"/>
            <w:sz w:val="24"/>
          </w:rPr>
          <w:t xml:space="preserve"> </w:t>
        </w:r>
        <w:r w:rsidR="00272E2C">
          <w:rPr>
            <w:rStyle w:val="Hyperlink"/>
            <w:rFonts w:ascii="Arial" w:hAnsi="Arial" w:cs="Arial"/>
            <w:sz w:val="24"/>
          </w:rPr>
          <w:t>Trunk Placement</w:t>
        </w:r>
        <w:r w:rsidR="00272E2C" w:rsidRPr="00730B1B">
          <w:rPr>
            <w:rFonts w:ascii="Arial" w:hAnsi="Arial" w:cs="Arial"/>
            <w:webHidden/>
            <w:sz w:val="24"/>
          </w:rPr>
          <w:tab/>
        </w:r>
        <w:r w:rsidR="00272E2C" w:rsidRPr="00730B1B">
          <w:rPr>
            <w:rFonts w:ascii="Arial" w:hAnsi="Arial" w:cs="Arial"/>
            <w:webHidden/>
            <w:sz w:val="24"/>
          </w:rPr>
          <w:fldChar w:fldCharType="begin"/>
        </w:r>
        <w:r w:rsidR="00272E2C" w:rsidRPr="00730B1B">
          <w:rPr>
            <w:rFonts w:ascii="Arial" w:hAnsi="Arial" w:cs="Arial"/>
            <w:webHidden/>
            <w:sz w:val="24"/>
          </w:rPr>
          <w:instrText xml:space="preserve"> PAGEREF _Toc442692812 \h </w:instrText>
        </w:r>
        <w:r w:rsidR="00272E2C" w:rsidRPr="00730B1B">
          <w:rPr>
            <w:rFonts w:ascii="Arial" w:hAnsi="Arial" w:cs="Arial"/>
            <w:webHidden/>
            <w:sz w:val="24"/>
          </w:rPr>
        </w:r>
        <w:r w:rsidR="00272E2C" w:rsidRPr="00730B1B">
          <w:rPr>
            <w:rFonts w:ascii="Arial" w:hAnsi="Arial" w:cs="Arial"/>
            <w:webHidden/>
            <w:sz w:val="24"/>
          </w:rPr>
          <w:fldChar w:fldCharType="separate"/>
        </w:r>
        <w:r w:rsidR="002E5426">
          <w:rPr>
            <w:rFonts w:ascii="Arial" w:hAnsi="Arial" w:cs="Arial"/>
            <w:webHidden/>
            <w:sz w:val="24"/>
          </w:rPr>
          <w:t>22</w:t>
        </w:r>
        <w:r w:rsidR="00272E2C" w:rsidRPr="00730B1B">
          <w:rPr>
            <w:rFonts w:ascii="Arial" w:hAnsi="Arial" w:cs="Arial"/>
            <w:webHidden/>
            <w:sz w:val="24"/>
          </w:rPr>
          <w:fldChar w:fldCharType="end"/>
        </w:r>
      </w:hyperlink>
    </w:p>
    <w:p w14:paraId="3EC69F04" w14:textId="57025CFF" w:rsidR="00272E2C" w:rsidRPr="00272E2C" w:rsidRDefault="00DE1EC6" w:rsidP="00272E2C">
      <w:pPr>
        <w:pStyle w:val="TableofFigures"/>
        <w:rPr>
          <w:rFonts w:ascii="Arial" w:eastAsiaTheme="minorEastAsia" w:hAnsi="Arial" w:cs="Arial"/>
          <w:b w:val="0"/>
          <w:sz w:val="24"/>
        </w:rPr>
      </w:pPr>
      <w:hyperlink w:anchor="_Toc442692812" w:history="1">
        <w:r w:rsidR="00272E2C" w:rsidRPr="00730B1B">
          <w:rPr>
            <w:rStyle w:val="Hyperlink"/>
            <w:rFonts w:ascii="Arial" w:hAnsi="Arial" w:cs="Arial"/>
            <w:sz w:val="24"/>
          </w:rPr>
          <w:t xml:space="preserve">Figure </w:t>
        </w:r>
        <w:r w:rsidR="00272E2C">
          <w:rPr>
            <w:rStyle w:val="Hyperlink"/>
            <w:rFonts w:ascii="Arial" w:hAnsi="Arial" w:cs="Arial"/>
            <w:sz w:val="24"/>
          </w:rPr>
          <w:t>3</w:t>
        </w:r>
        <w:r w:rsidR="00FA6EE4">
          <w:rPr>
            <w:rStyle w:val="Hyperlink"/>
            <w:rFonts w:ascii="Arial" w:hAnsi="Arial" w:cs="Arial"/>
            <w:sz w:val="24"/>
          </w:rPr>
          <w:t>:</w:t>
        </w:r>
        <w:r w:rsidR="00272E2C" w:rsidRPr="00730B1B">
          <w:rPr>
            <w:rStyle w:val="Hyperlink"/>
            <w:rFonts w:ascii="Arial" w:hAnsi="Arial" w:cs="Arial"/>
            <w:sz w:val="24"/>
          </w:rPr>
          <w:t xml:space="preserve"> </w:t>
        </w:r>
        <w:r w:rsidR="00272E2C">
          <w:rPr>
            <w:rStyle w:val="Hyperlink"/>
            <w:rFonts w:ascii="Arial" w:hAnsi="Arial" w:cs="Arial"/>
            <w:sz w:val="24"/>
          </w:rPr>
          <w:t>Floorboard Placement</w:t>
        </w:r>
        <w:r w:rsidR="00272E2C" w:rsidRPr="00730B1B">
          <w:rPr>
            <w:rFonts w:ascii="Arial" w:hAnsi="Arial" w:cs="Arial"/>
            <w:webHidden/>
            <w:sz w:val="24"/>
          </w:rPr>
          <w:tab/>
        </w:r>
        <w:r w:rsidR="00272E2C" w:rsidRPr="00730B1B">
          <w:rPr>
            <w:rFonts w:ascii="Arial" w:hAnsi="Arial" w:cs="Arial"/>
            <w:webHidden/>
            <w:sz w:val="24"/>
          </w:rPr>
          <w:fldChar w:fldCharType="begin"/>
        </w:r>
        <w:r w:rsidR="00272E2C" w:rsidRPr="00730B1B">
          <w:rPr>
            <w:rFonts w:ascii="Arial" w:hAnsi="Arial" w:cs="Arial"/>
            <w:webHidden/>
            <w:sz w:val="24"/>
          </w:rPr>
          <w:instrText xml:space="preserve"> PAGEREF _Toc442692812 \h </w:instrText>
        </w:r>
        <w:r w:rsidR="00272E2C" w:rsidRPr="00730B1B">
          <w:rPr>
            <w:rFonts w:ascii="Arial" w:hAnsi="Arial" w:cs="Arial"/>
            <w:webHidden/>
            <w:sz w:val="24"/>
          </w:rPr>
        </w:r>
        <w:r w:rsidR="00272E2C" w:rsidRPr="00730B1B">
          <w:rPr>
            <w:rFonts w:ascii="Arial" w:hAnsi="Arial" w:cs="Arial"/>
            <w:webHidden/>
            <w:sz w:val="24"/>
          </w:rPr>
          <w:fldChar w:fldCharType="separate"/>
        </w:r>
        <w:r w:rsidR="002E5426">
          <w:rPr>
            <w:rFonts w:ascii="Arial" w:hAnsi="Arial" w:cs="Arial"/>
            <w:webHidden/>
            <w:sz w:val="24"/>
          </w:rPr>
          <w:t>22</w:t>
        </w:r>
        <w:r w:rsidR="00272E2C" w:rsidRPr="00730B1B">
          <w:rPr>
            <w:rFonts w:ascii="Arial" w:hAnsi="Arial" w:cs="Arial"/>
            <w:webHidden/>
            <w:sz w:val="24"/>
          </w:rPr>
          <w:fldChar w:fldCharType="end"/>
        </w:r>
      </w:hyperlink>
    </w:p>
    <w:p w14:paraId="5AC3F519" w14:textId="431FEE03" w:rsidR="00E20A3B" w:rsidRPr="00730B1B" w:rsidRDefault="00DE1EC6">
      <w:pPr>
        <w:pStyle w:val="TableofFigures"/>
        <w:rPr>
          <w:rFonts w:ascii="Arial" w:eastAsiaTheme="minorEastAsia" w:hAnsi="Arial" w:cs="Arial"/>
          <w:b w:val="0"/>
          <w:sz w:val="24"/>
        </w:rPr>
      </w:pPr>
      <w:hyperlink w:anchor="_Toc442692813" w:history="1">
        <w:r w:rsidR="00E20A3B" w:rsidRPr="00730B1B">
          <w:rPr>
            <w:rStyle w:val="Hyperlink"/>
            <w:rFonts w:ascii="Arial" w:hAnsi="Arial" w:cs="Arial"/>
            <w:sz w:val="24"/>
          </w:rPr>
          <w:t xml:space="preserve">Figure </w:t>
        </w:r>
        <w:r w:rsidR="0065581A">
          <w:rPr>
            <w:rStyle w:val="Hyperlink"/>
            <w:rFonts w:ascii="Arial" w:hAnsi="Arial" w:cs="Arial"/>
            <w:sz w:val="24"/>
          </w:rPr>
          <w:t>4</w:t>
        </w:r>
        <w:r w:rsidR="00FA6EE4">
          <w:rPr>
            <w:rStyle w:val="Hyperlink"/>
            <w:rFonts w:ascii="Arial" w:hAnsi="Arial" w:cs="Arial"/>
            <w:sz w:val="24"/>
          </w:rPr>
          <w:t xml:space="preserve">: </w:t>
        </w:r>
        <w:r w:rsidR="00E20A3B" w:rsidRPr="00730B1B">
          <w:rPr>
            <w:rStyle w:val="Hyperlink"/>
            <w:rFonts w:ascii="Arial" w:hAnsi="Arial" w:cs="Arial"/>
            <w:sz w:val="24"/>
          </w:rPr>
          <w:t>Block Diagram of System</w:t>
        </w:r>
        <w:r w:rsidR="00E20A3B" w:rsidRPr="00730B1B">
          <w:rPr>
            <w:rFonts w:ascii="Arial" w:hAnsi="Arial" w:cs="Arial"/>
            <w:webHidden/>
            <w:sz w:val="24"/>
          </w:rPr>
          <w:tab/>
        </w:r>
        <w:r w:rsidR="00E20A3B" w:rsidRPr="00730B1B">
          <w:rPr>
            <w:rFonts w:ascii="Arial" w:hAnsi="Arial" w:cs="Arial"/>
            <w:webHidden/>
            <w:sz w:val="24"/>
          </w:rPr>
          <w:fldChar w:fldCharType="begin"/>
        </w:r>
        <w:r w:rsidR="00E20A3B" w:rsidRPr="00730B1B">
          <w:rPr>
            <w:rFonts w:ascii="Arial" w:hAnsi="Arial" w:cs="Arial"/>
            <w:webHidden/>
            <w:sz w:val="24"/>
          </w:rPr>
          <w:instrText xml:space="preserve"> PAGEREF _Toc442692813 \h </w:instrText>
        </w:r>
        <w:r w:rsidR="00E20A3B" w:rsidRPr="00730B1B">
          <w:rPr>
            <w:rFonts w:ascii="Arial" w:hAnsi="Arial" w:cs="Arial"/>
            <w:webHidden/>
            <w:sz w:val="24"/>
          </w:rPr>
        </w:r>
        <w:r w:rsidR="00E20A3B" w:rsidRPr="00730B1B">
          <w:rPr>
            <w:rFonts w:ascii="Arial" w:hAnsi="Arial" w:cs="Arial"/>
            <w:webHidden/>
            <w:sz w:val="24"/>
          </w:rPr>
          <w:fldChar w:fldCharType="separate"/>
        </w:r>
        <w:r w:rsidR="002E5426">
          <w:rPr>
            <w:rFonts w:ascii="Arial" w:hAnsi="Arial" w:cs="Arial"/>
            <w:webHidden/>
            <w:sz w:val="24"/>
          </w:rPr>
          <w:t>25</w:t>
        </w:r>
        <w:r w:rsidR="00E20A3B" w:rsidRPr="00730B1B">
          <w:rPr>
            <w:rFonts w:ascii="Arial" w:hAnsi="Arial" w:cs="Arial"/>
            <w:webHidden/>
            <w:sz w:val="24"/>
          </w:rPr>
          <w:fldChar w:fldCharType="end"/>
        </w:r>
      </w:hyperlink>
    </w:p>
    <w:p w14:paraId="44358A54" w14:textId="10624AEF" w:rsidR="00CC1A19" w:rsidRPr="00730B1B" w:rsidRDefault="00CC1A19" w:rsidP="00111BE9">
      <w:pPr>
        <w:pStyle w:val="Heading1"/>
        <w:numPr>
          <w:ilvl w:val="0"/>
          <w:numId w:val="0"/>
        </w:numPr>
        <w:ind w:left="450"/>
        <w:rPr>
          <w:rFonts w:ascii="Arial" w:hAnsi="Arial"/>
        </w:rPr>
        <w:sectPr w:rsidR="00CC1A19" w:rsidRPr="00730B1B" w:rsidSect="00FA617B">
          <w:headerReference w:type="default" r:id="rId17"/>
          <w:footerReference w:type="default" r:id="rId18"/>
          <w:endnotePr>
            <w:numFmt w:val="decimal"/>
          </w:endnotePr>
          <w:pgSz w:w="12240" w:h="15840" w:code="1"/>
          <w:pgMar w:top="1440" w:right="1440" w:bottom="1440" w:left="1440" w:header="720" w:footer="720" w:gutter="0"/>
          <w:pgNumType w:fmt="upperRoman" w:start="1"/>
          <w:cols w:space="720"/>
          <w:titlePg/>
          <w:docGrid w:linePitch="360"/>
        </w:sectPr>
      </w:pPr>
      <w:r w:rsidRPr="00730B1B">
        <w:rPr>
          <w:rFonts w:ascii="Arial" w:hAnsi="Arial"/>
          <w:sz w:val="24"/>
          <w:szCs w:val="24"/>
        </w:rPr>
        <w:fldChar w:fldCharType="end"/>
      </w:r>
    </w:p>
    <w:p w14:paraId="337FBF78" w14:textId="527DF7BD" w:rsidR="00FA617B" w:rsidRPr="00730B1B" w:rsidRDefault="00B07EC7" w:rsidP="002D6533">
      <w:pPr>
        <w:pStyle w:val="Heading1"/>
        <w:rPr>
          <w:rFonts w:ascii="Arial" w:hAnsi="Arial"/>
        </w:rPr>
      </w:pPr>
      <w:bookmarkStart w:id="9" w:name="_Toc442692793"/>
      <w:bookmarkStart w:id="10" w:name="_Toc96549654"/>
      <w:bookmarkStart w:id="11" w:name="_Toc96549971"/>
      <w:bookmarkEnd w:id="0"/>
      <w:r w:rsidRPr="00730B1B">
        <w:rPr>
          <w:rFonts w:ascii="Arial" w:hAnsi="Arial"/>
        </w:rPr>
        <w:lastRenderedPageBreak/>
        <w:t>Introduction</w:t>
      </w:r>
      <w:bookmarkEnd w:id="9"/>
      <w:bookmarkEnd w:id="10"/>
      <w:bookmarkEnd w:id="11"/>
    </w:p>
    <w:p w14:paraId="26A70A1D" w14:textId="77777777" w:rsidR="00B07EC7" w:rsidRPr="00730B1B" w:rsidRDefault="00B07EC7" w:rsidP="00B07EC7">
      <w:pPr>
        <w:pStyle w:val="Heading2"/>
        <w:rPr>
          <w:rFonts w:ascii="Arial" w:hAnsi="Arial"/>
        </w:rPr>
      </w:pPr>
      <w:bookmarkStart w:id="12" w:name="_Toc442692794"/>
      <w:bookmarkStart w:id="13" w:name="_Toc96549655"/>
      <w:bookmarkStart w:id="14" w:name="_Toc96549972"/>
      <w:r w:rsidRPr="00730B1B">
        <w:rPr>
          <w:rFonts w:ascii="Arial" w:hAnsi="Arial"/>
        </w:rPr>
        <w:t>Purpose and Scope</w:t>
      </w:r>
      <w:bookmarkEnd w:id="12"/>
      <w:bookmarkEnd w:id="13"/>
      <w:bookmarkEnd w:id="14"/>
    </w:p>
    <w:p w14:paraId="571F335F" w14:textId="77777777" w:rsidR="00B07EC7" w:rsidRDefault="00B07EC7" w:rsidP="00B07EC7"/>
    <w:p w14:paraId="29211584" w14:textId="26E6F079" w:rsidR="002D6692" w:rsidRDefault="000F7C77" w:rsidP="00284C3B">
      <w:pPr>
        <w:ind w:firstLine="576"/>
      </w:pPr>
      <w:r>
        <w:t>Travelling with pets can be</w:t>
      </w:r>
      <w:r w:rsidR="00DF3906">
        <w:t xml:space="preserve"> a challenge</w:t>
      </w:r>
      <w:r>
        <w:t>. The</w:t>
      </w:r>
      <w:r w:rsidR="006F74C0">
        <w:t xml:space="preserve"> </w:t>
      </w:r>
      <w:r w:rsidR="002D6692">
        <w:t>main</w:t>
      </w:r>
      <w:r w:rsidR="006F74C0">
        <w:t xml:space="preserve"> factor being that</w:t>
      </w:r>
      <w:r w:rsidR="002D6692">
        <w:t xml:space="preserve"> there are very few</w:t>
      </w:r>
    </w:p>
    <w:p w14:paraId="72295F30" w14:textId="77777777" w:rsidR="00284C3B" w:rsidRDefault="002D6692" w:rsidP="00284C3B">
      <w:r>
        <w:t>businesses and buildings that are pet friendly.</w:t>
      </w:r>
      <w:r w:rsidR="0072560D">
        <w:t xml:space="preserve"> The </w:t>
      </w:r>
      <w:r w:rsidR="002B4B1B">
        <w:t xml:space="preserve">responsible pet owner cannot just simply leave their </w:t>
      </w:r>
      <w:r w:rsidR="009D03A6">
        <w:t xml:space="preserve">pet inside </w:t>
      </w:r>
      <w:r w:rsidR="00676A75">
        <w:t>the vehicle</w:t>
      </w:r>
      <w:r w:rsidR="00F80F7B">
        <w:t xml:space="preserve"> </w:t>
      </w:r>
      <w:proofErr w:type="gramStart"/>
      <w:r w:rsidR="00F80F7B">
        <w:t>du</w:t>
      </w:r>
      <w:r w:rsidR="001C245D">
        <w:t>e to the fact that</w:t>
      </w:r>
      <w:proofErr w:type="gramEnd"/>
      <w:r w:rsidR="001C245D">
        <w:t xml:space="preserve"> temperature changes in the cabin are </w:t>
      </w:r>
      <w:r w:rsidR="00335591">
        <w:t>drastic</w:t>
      </w:r>
      <w:r w:rsidR="00EC18BF">
        <w:t xml:space="preserve"> and </w:t>
      </w:r>
      <w:r w:rsidR="00D510DD">
        <w:t>can get hot en</w:t>
      </w:r>
      <w:r w:rsidR="009D16E6">
        <w:t xml:space="preserve">ough to cause harm to their pet. </w:t>
      </w:r>
    </w:p>
    <w:p w14:paraId="5CA8DA33" w14:textId="77777777" w:rsidR="004F19B1" w:rsidRDefault="004F19B1" w:rsidP="00284C3B"/>
    <w:p w14:paraId="6C3C330A" w14:textId="4AC92C15" w:rsidR="00B07EC7" w:rsidRDefault="00284C3B" w:rsidP="00BC24CA">
      <w:pPr>
        <w:ind w:firstLine="288"/>
      </w:pPr>
      <w:r>
        <w:rPr>
          <w:rFonts w:ascii="Arial" w:hAnsi="Arial" w:cs="Arial"/>
        </w:rPr>
        <w:t>Our project, the Chilly Dog,</w:t>
      </w:r>
      <w:r w:rsidR="004F19B1">
        <w:t xml:space="preserve"> will allow customers to leave their pets in the car </w:t>
      </w:r>
      <w:r w:rsidR="00F400F6">
        <w:t xml:space="preserve">unattended </w:t>
      </w:r>
      <w:r w:rsidR="004F19B1">
        <w:t>by coolin</w:t>
      </w:r>
      <w:r w:rsidR="008C017C">
        <w:t xml:space="preserve">g </w:t>
      </w:r>
      <w:r w:rsidR="004F19B1">
        <w:t xml:space="preserve">the car to a safe </w:t>
      </w:r>
      <w:r w:rsidR="00F400F6">
        <w:t>temperature. The</w:t>
      </w:r>
      <w:r w:rsidR="00394E12">
        <w:t xml:space="preserve"> </w:t>
      </w:r>
      <w:r w:rsidR="003C1A9F">
        <w:t xml:space="preserve">Chilly Dog will actively </w:t>
      </w:r>
      <w:r w:rsidR="005E6DD3">
        <w:t xml:space="preserve">monitor the temperature inside the vehicle </w:t>
      </w:r>
      <w:r w:rsidR="00D12414">
        <w:t xml:space="preserve">using a </w:t>
      </w:r>
      <w:r w:rsidR="00513F33">
        <w:t>sensor and microcontroll</w:t>
      </w:r>
      <w:r w:rsidR="007F7BFB">
        <w:t xml:space="preserve">er </w:t>
      </w:r>
      <w:r w:rsidR="005E6DD3">
        <w:t xml:space="preserve">and send that data </w:t>
      </w:r>
      <w:r w:rsidR="007F7BFB">
        <w:t xml:space="preserve">via </w:t>
      </w:r>
      <w:r w:rsidR="007A6C90">
        <w:t xml:space="preserve">cellular data </w:t>
      </w:r>
      <w:r w:rsidR="005E6DD3">
        <w:t>to an application on the customer’s phone. Through this application</w:t>
      </w:r>
      <w:r w:rsidR="001D7C68">
        <w:t>,</w:t>
      </w:r>
      <w:r w:rsidR="005E6DD3">
        <w:t xml:space="preserve"> the </w:t>
      </w:r>
      <w:r w:rsidR="00950BCD">
        <w:t>customer</w:t>
      </w:r>
      <w:r w:rsidR="00EC5756">
        <w:t xml:space="preserve"> </w:t>
      </w:r>
      <w:r w:rsidR="00813BC1">
        <w:t xml:space="preserve">will be able to see the temperature </w:t>
      </w:r>
      <w:r w:rsidR="00CE29EB">
        <w:t xml:space="preserve">and adjust the </w:t>
      </w:r>
      <w:r w:rsidR="002F7C2B">
        <w:t>V</w:t>
      </w:r>
      <w:r w:rsidR="00CE29EB">
        <w:t xml:space="preserve">AC system output to </w:t>
      </w:r>
      <w:r w:rsidR="00A942BB">
        <w:t xml:space="preserve">their desired </w:t>
      </w:r>
      <w:r w:rsidR="00B80C02">
        <w:t xml:space="preserve">setpoint. </w:t>
      </w:r>
      <w:r w:rsidR="002C12E3">
        <w:t xml:space="preserve">The microcontroller will receive this input </w:t>
      </w:r>
      <w:r w:rsidR="00436C49">
        <w:t xml:space="preserve">and </w:t>
      </w:r>
      <w:r w:rsidR="00F63FCB" w:rsidRPr="00F63FCB">
        <w:t xml:space="preserve">the </w:t>
      </w:r>
      <w:r w:rsidR="002F7C2B">
        <w:t>V</w:t>
      </w:r>
      <w:r w:rsidR="00F63FCB">
        <w:t>AC</w:t>
      </w:r>
      <w:r w:rsidR="00F63FCB" w:rsidRPr="00F63FCB">
        <w:t xml:space="preserve"> unit will output a steady flow of air to match the user's command.</w:t>
      </w:r>
      <w:r w:rsidR="00F63FCB">
        <w:t xml:space="preserve"> The</w:t>
      </w:r>
      <w:r w:rsidR="00E71D8F">
        <w:t xml:space="preserve"> Chilly Dog will be powered by a rechargeable battery making it independent and non-reliable on the engine or battery of the car</w:t>
      </w:r>
      <w:r w:rsidR="00920B0E">
        <w:t>. This rechargeable battery</w:t>
      </w:r>
      <w:r w:rsidR="00A92203">
        <w:t xml:space="preserve"> </w:t>
      </w:r>
      <w:r w:rsidR="00920B0E">
        <w:t xml:space="preserve">will have the option of </w:t>
      </w:r>
      <w:r w:rsidR="00B82C6A">
        <w:t xml:space="preserve">solar charge or </w:t>
      </w:r>
      <w:r w:rsidR="00491B47">
        <w:t xml:space="preserve">charge by the </w:t>
      </w:r>
      <w:r w:rsidR="00DD540E" w:rsidRPr="00DD540E">
        <w:t>cigarette lighter receptacle</w:t>
      </w:r>
      <w:r w:rsidR="00DD540E">
        <w:t>.</w:t>
      </w:r>
      <w:r w:rsidR="00674D47">
        <w:t xml:space="preserve"> If the battery is running low on charge, the user will be notified </w:t>
      </w:r>
      <w:r w:rsidR="00DE583F">
        <w:t xml:space="preserve">to return quickly </w:t>
      </w:r>
      <w:r w:rsidR="00EF452A">
        <w:t>through the app</w:t>
      </w:r>
      <w:r w:rsidR="00DE583F">
        <w:t>.</w:t>
      </w:r>
    </w:p>
    <w:p w14:paraId="73A6D36C" w14:textId="5C4D2379" w:rsidR="00683DF7" w:rsidRDefault="008A2B7C" w:rsidP="00BC24CA">
      <w:pPr>
        <w:ind w:firstLine="288"/>
      </w:pPr>
      <w:r>
        <w:tab/>
      </w:r>
    </w:p>
    <w:p w14:paraId="293E319D" w14:textId="40363AEE" w:rsidR="008A2B7C" w:rsidRDefault="008A2B7C" w:rsidP="00BC24CA">
      <w:pPr>
        <w:ind w:firstLine="288"/>
      </w:pPr>
      <w:r>
        <w:t xml:space="preserve">The device is intended to be used inside </w:t>
      </w:r>
      <w:r w:rsidR="006E4946">
        <w:t>crossover</w:t>
      </w:r>
      <w:r w:rsidR="2E877CF9">
        <w:t>-</w:t>
      </w:r>
      <w:r w:rsidR="006E4946">
        <w:t>sized vehicles with</w:t>
      </w:r>
      <w:r w:rsidR="00F65BA6">
        <w:t xml:space="preserve"> an estimated</w:t>
      </w:r>
      <w:r w:rsidR="006E4946">
        <w:t xml:space="preserve"> </w:t>
      </w:r>
      <w:r w:rsidR="00F65BA6">
        <w:t xml:space="preserve">interior </w:t>
      </w:r>
      <w:r w:rsidR="00A640C4">
        <w:t>of 110</w:t>
      </w:r>
      <w:r w:rsidR="00AE46BA">
        <w:t xml:space="preserve"> </w:t>
      </w:r>
      <w:r w:rsidR="5076A774">
        <w:t>square</w:t>
      </w:r>
      <w:r w:rsidR="00AE46BA">
        <w:t xml:space="preserve"> feet.</w:t>
      </w:r>
      <w:r w:rsidR="00220A26">
        <w:t xml:space="preserve"> </w:t>
      </w:r>
      <w:r w:rsidR="004A1A6D">
        <w:t xml:space="preserve">It will be placed inside the vehicle </w:t>
      </w:r>
      <w:r w:rsidR="00C81D00">
        <w:t xml:space="preserve">and be no bigger than the area of one seat. </w:t>
      </w:r>
      <w:r w:rsidR="008A562D">
        <w:t xml:space="preserve">It will include an exhaust hose to clip to the car window and </w:t>
      </w:r>
      <w:r w:rsidR="00C51FB1">
        <w:t xml:space="preserve">solar </w:t>
      </w:r>
      <w:r w:rsidR="006B11D8">
        <w:t xml:space="preserve">panels that will be installed on the roof of the vehicle. </w:t>
      </w:r>
      <w:r w:rsidR="009E6CF5">
        <w:t xml:space="preserve">A </w:t>
      </w:r>
      <w:r w:rsidR="1757257D">
        <w:t>few</w:t>
      </w:r>
      <w:r w:rsidR="009E6CF5">
        <w:t xml:space="preserve"> possible </w:t>
      </w:r>
      <w:r w:rsidR="1757257D">
        <w:t>configurations</w:t>
      </w:r>
      <w:r w:rsidR="009E6CF5">
        <w:t xml:space="preserve"> of installation </w:t>
      </w:r>
      <w:r w:rsidR="1757257D">
        <w:t>are</w:t>
      </w:r>
      <w:r w:rsidR="009E6CF5">
        <w:t xml:space="preserve"> shown below.</w:t>
      </w:r>
    </w:p>
    <w:p w14:paraId="761BBD06" w14:textId="06443B6E" w:rsidR="006D0BB8" w:rsidRPr="00BC24CA" w:rsidRDefault="00683DF7" w:rsidP="00BC24CA">
      <w:pPr>
        <w:ind w:firstLine="288"/>
        <w:rPr>
          <w:rFonts w:ascii="Arial" w:hAnsi="Arial" w:cs="Arial"/>
        </w:rPr>
      </w:pPr>
      <w:r>
        <w:rPr>
          <w:rFonts w:ascii="Arial" w:hAnsi="Arial" w:cs="Arial"/>
          <w:noProof/>
        </w:rPr>
        <w:drawing>
          <wp:anchor distT="0" distB="0" distL="114300" distR="114300" simplePos="0" relativeHeight="251658241" behindDoc="0" locked="0" layoutInCell="1" allowOverlap="1" wp14:anchorId="37D76840" wp14:editId="17274D02">
            <wp:simplePos x="0" y="0"/>
            <wp:positionH relativeFrom="margin">
              <wp:align>right</wp:align>
            </wp:positionH>
            <wp:positionV relativeFrom="margin">
              <wp:posOffset>4564380</wp:posOffset>
            </wp:positionV>
            <wp:extent cx="5943600" cy="33178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tretch>
                      <a:fillRect/>
                    </a:stretch>
                  </pic:blipFill>
                  <pic:spPr>
                    <a:xfrm>
                      <a:off x="0" y="0"/>
                      <a:ext cx="5943600" cy="3317875"/>
                    </a:xfrm>
                    <a:prstGeom prst="rect">
                      <a:avLst/>
                    </a:prstGeom>
                  </pic:spPr>
                </pic:pic>
              </a:graphicData>
            </a:graphic>
          </wp:anchor>
        </w:drawing>
      </w:r>
    </w:p>
    <w:p w14:paraId="14B7C6D2" w14:textId="108D1B38" w:rsidR="00B07EC7" w:rsidRDefault="00B07EC7" w:rsidP="00DC2734">
      <w:pPr>
        <w:pStyle w:val="Caption"/>
        <w:framePr w:w="0" w:hRule="auto" w:hSpace="0" w:wrap="auto" w:vAnchor="margin" w:hAnchor="text" w:xAlign="left" w:yAlign="inline"/>
        <w:jc w:val="both"/>
        <w:rPr>
          <w:rFonts w:ascii="Arial" w:hAnsi="Arial" w:cs="Arial"/>
        </w:rPr>
      </w:pPr>
      <w:bookmarkStart w:id="15" w:name="_Ref442265531"/>
      <w:bookmarkStart w:id="16" w:name="_Toc442692812"/>
      <w:r w:rsidRPr="00730B1B">
        <w:rPr>
          <w:rFonts w:ascii="Arial" w:hAnsi="Arial" w:cs="Arial"/>
        </w:rPr>
        <w:t xml:space="preserve">Figure </w:t>
      </w:r>
      <w:r w:rsidRPr="00730B1B">
        <w:rPr>
          <w:rFonts w:ascii="Arial" w:hAnsi="Arial" w:cs="Arial"/>
        </w:rPr>
        <w:fldChar w:fldCharType="begin"/>
      </w:r>
      <w:r w:rsidRPr="00730B1B">
        <w:rPr>
          <w:rFonts w:ascii="Arial" w:hAnsi="Arial" w:cs="Arial"/>
        </w:rPr>
        <w:instrText xml:space="preserve"> SEQ Figure \* ARABIC </w:instrText>
      </w:r>
      <w:r w:rsidRPr="00730B1B">
        <w:rPr>
          <w:rFonts w:ascii="Arial" w:hAnsi="Arial" w:cs="Arial"/>
        </w:rPr>
        <w:fldChar w:fldCharType="separate"/>
      </w:r>
      <w:r w:rsidR="002E5426">
        <w:rPr>
          <w:rFonts w:ascii="Arial" w:hAnsi="Arial" w:cs="Arial"/>
          <w:noProof/>
        </w:rPr>
        <w:t>1</w:t>
      </w:r>
      <w:r w:rsidRPr="00730B1B">
        <w:rPr>
          <w:rFonts w:ascii="Arial" w:hAnsi="Arial" w:cs="Arial"/>
        </w:rPr>
        <w:fldChar w:fldCharType="end"/>
      </w:r>
      <w:bookmarkEnd w:id="15"/>
      <w:r w:rsidRPr="00730B1B">
        <w:rPr>
          <w:rFonts w:ascii="Arial" w:hAnsi="Arial" w:cs="Arial"/>
        </w:rPr>
        <w:t xml:space="preserve">.  </w:t>
      </w:r>
      <w:bookmarkEnd w:id="16"/>
      <w:r w:rsidR="00DC2734">
        <w:rPr>
          <w:rFonts w:ascii="Arial" w:hAnsi="Arial" w:cs="Arial"/>
        </w:rPr>
        <w:t>Seat Placement</w:t>
      </w:r>
    </w:p>
    <w:p w14:paraId="4EFD7CCA" w14:textId="77777777" w:rsidR="00DC2734" w:rsidRDefault="00DC2734" w:rsidP="00DC2734"/>
    <w:p w14:paraId="77841FB4" w14:textId="2EAD425B" w:rsidR="00DC2734" w:rsidRDefault="0024401C" w:rsidP="00DC2734">
      <w:r>
        <w:rPr>
          <w:rFonts w:ascii="Arial" w:hAnsi="Arial" w:cs="Arial"/>
          <w:noProof/>
        </w:rPr>
        <w:lastRenderedPageBreak/>
        <w:drawing>
          <wp:anchor distT="0" distB="0" distL="114300" distR="114300" simplePos="0" relativeHeight="251658240" behindDoc="0" locked="0" layoutInCell="1" allowOverlap="1" wp14:anchorId="2A27CF11" wp14:editId="76E9CE9F">
            <wp:simplePos x="0" y="0"/>
            <wp:positionH relativeFrom="margin">
              <wp:align>center</wp:align>
            </wp:positionH>
            <wp:positionV relativeFrom="margin">
              <wp:align>top</wp:align>
            </wp:positionV>
            <wp:extent cx="5435879" cy="306720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stretch>
                      <a:fillRect/>
                    </a:stretch>
                  </pic:blipFill>
                  <pic:spPr>
                    <a:xfrm>
                      <a:off x="0" y="0"/>
                      <a:ext cx="5435879" cy="3067208"/>
                    </a:xfrm>
                    <a:prstGeom prst="rect">
                      <a:avLst/>
                    </a:prstGeom>
                  </pic:spPr>
                </pic:pic>
              </a:graphicData>
            </a:graphic>
            <wp14:sizeRelH relativeFrom="margin">
              <wp14:pctWidth>0</wp14:pctWidth>
            </wp14:sizeRelH>
            <wp14:sizeRelV relativeFrom="margin">
              <wp14:pctHeight>0</wp14:pctHeight>
            </wp14:sizeRelV>
          </wp:anchor>
        </w:drawing>
      </w:r>
    </w:p>
    <w:p w14:paraId="26570E54" w14:textId="292908B3" w:rsidR="008F6622" w:rsidRDefault="008F6622" w:rsidP="00DC2734">
      <w:pPr>
        <w:rPr>
          <w:b/>
          <w:bCs/>
        </w:rPr>
      </w:pPr>
      <w:r>
        <w:rPr>
          <w:b/>
          <w:bCs/>
          <w:noProof/>
        </w:rPr>
        <w:drawing>
          <wp:anchor distT="0" distB="0" distL="114300" distR="114300" simplePos="0" relativeHeight="251658242" behindDoc="0" locked="0" layoutInCell="1" allowOverlap="1" wp14:anchorId="0952DAB4" wp14:editId="7E55AFB5">
            <wp:simplePos x="0" y="0"/>
            <wp:positionH relativeFrom="margin">
              <wp:posOffset>90219</wp:posOffset>
            </wp:positionH>
            <wp:positionV relativeFrom="margin">
              <wp:posOffset>3557270</wp:posOffset>
            </wp:positionV>
            <wp:extent cx="5752465" cy="4085590"/>
            <wp:effectExtent l="0" t="0" r="635" b="0"/>
            <wp:wrapSquare wrapText="bothSides"/>
            <wp:docPr id="5" name="Picture 5" descr="The inside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inside of a car&#10;&#10;Description automatically generated with medium confidence"/>
                    <pic:cNvPicPr/>
                  </pic:nvPicPr>
                  <pic:blipFill>
                    <a:blip r:embed="rId21"/>
                    <a:stretch>
                      <a:fillRect/>
                    </a:stretch>
                  </pic:blipFill>
                  <pic:spPr>
                    <a:xfrm>
                      <a:off x="0" y="0"/>
                      <a:ext cx="5752465" cy="4085590"/>
                    </a:xfrm>
                    <a:prstGeom prst="rect">
                      <a:avLst/>
                    </a:prstGeom>
                  </pic:spPr>
                </pic:pic>
              </a:graphicData>
            </a:graphic>
            <wp14:sizeRelH relativeFrom="margin">
              <wp14:pctWidth>0</wp14:pctWidth>
            </wp14:sizeRelH>
            <wp14:sizeRelV relativeFrom="margin">
              <wp14:pctHeight>0</wp14:pctHeight>
            </wp14:sizeRelV>
          </wp:anchor>
        </w:drawing>
      </w:r>
      <w:r w:rsidR="00DC2734">
        <w:rPr>
          <w:b/>
          <w:bCs/>
        </w:rPr>
        <w:t>Figure 2. Trunk Placement</w:t>
      </w:r>
    </w:p>
    <w:p w14:paraId="0A99EEE4" w14:textId="4B0C125B" w:rsidR="008F6622" w:rsidRDefault="008F6622" w:rsidP="00DC2734">
      <w:pPr>
        <w:rPr>
          <w:b/>
          <w:bCs/>
        </w:rPr>
      </w:pPr>
    </w:p>
    <w:p w14:paraId="0059A429" w14:textId="38A2307A" w:rsidR="008F6622" w:rsidRDefault="009137A0" w:rsidP="00DC2734">
      <w:pPr>
        <w:rPr>
          <w:b/>
          <w:bCs/>
        </w:rPr>
      </w:pPr>
      <w:r>
        <w:rPr>
          <w:b/>
          <w:bCs/>
        </w:rPr>
        <w:t>Figure 3. Floorboard Placement</w:t>
      </w:r>
    </w:p>
    <w:p w14:paraId="2D2F5913" w14:textId="4463F696" w:rsidR="0024401C" w:rsidRPr="00DC2734" w:rsidRDefault="0024401C" w:rsidP="00DC2734">
      <w:pPr>
        <w:rPr>
          <w:b/>
          <w:bCs/>
        </w:rPr>
      </w:pPr>
    </w:p>
    <w:p w14:paraId="0DFFA8D6" w14:textId="479ADDE7" w:rsidR="00B07EC7" w:rsidRPr="00730B1B" w:rsidRDefault="00B07EC7" w:rsidP="00B07EC7">
      <w:pPr>
        <w:pStyle w:val="Heading2"/>
        <w:rPr>
          <w:rFonts w:ascii="Arial" w:hAnsi="Arial"/>
        </w:rPr>
      </w:pPr>
      <w:bookmarkStart w:id="17" w:name="_Toc442692795"/>
      <w:bookmarkStart w:id="18" w:name="_Toc96549656"/>
      <w:bookmarkStart w:id="19" w:name="_Toc96549973"/>
      <w:r w:rsidRPr="00730B1B">
        <w:rPr>
          <w:rFonts w:ascii="Arial" w:hAnsi="Arial"/>
        </w:rPr>
        <w:lastRenderedPageBreak/>
        <w:t>Responsibility and Change Authority</w:t>
      </w:r>
      <w:bookmarkEnd w:id="17"/>
      <w:bookmarkEnd w:id="18"/>
      <w:bookmarkEnd w:id="19"/>
    </w:p>
    <w:p w14:paraId="09104951" w14:textId="4C5520E9" w:rsidR="00B07EC7" w:rsidRPr="00730B1B" w:rsidRDefault="5D22458D" w:rsidP="00683DF7">
      <w:pPr>
        <w:ind w:firstLine="576"/>
        <w:rPr>
          <w:szCs w:val="23"/>
        </w:rPr>
      </w:pPr>
      <w:r w:rsidRPr="5D22458D">
        <w:rPr>
          <w:szCs w:val="23"/>
        </w:rPr>
        <w:t xml:space="preserve">The team leader, Martin </w:t>
      </w:r>
      <w:proofErr w:type="spellStart"/>
      <w:r w:rsidRPr="5D22458D">
        <w:rPr>
          <w:szCs w:val="23"/>
        </w:rPr>
        <w:t>Rennaker</w:t>
      </w:r>
      <w:proofErr w:type="spellEnd"/>
      <w:r w:rsidRPr="5D22458D">
        <w:rPr>
          <w:szCs w:val="23"/>
        </w:rPr>
        <w:t xml:space="preserve">, has the responsibility of verifying the project requirements. These requirements can only be changed with the approval of the team sponsor, </w:t>
      </w:r>
      <w:proofErr w:type="spellStart"/>
      <w:r w:rsidRPr="5D22458D">
        <w:rPr>
          <w:szCs w:val="23"/>
        </w:rPr>
        <w:t>Skyelar</w:t>
      </w:r>
      <w:proofErr w:type="spellEnd"/>
      <w:r w:rsidRPr="5D22458D">
        <w:rPr>
          <w:szCs w:val="23"/>
        </w:rPr>
        <w:t xml:space="preserve"> Head, and the team leader. The subsystem breakdown is as follows:</w:t>
      </w:r>
    </w:p>
    <w:p w14:paraId="5029F403" w14:textId="18F99A02" w:rsidR="00125C67" w:rsidRDefault="00125C67" w:rsidP="5D22458D">
      <w:pPr>
        <w:rPr>
          <w:szCs w:val="23"/>
        </w:rPr>
      </w:pPr>
    </w:p>
    <w:tbl>
      <w:tblPr>
        <w:tblW w:w="9800" w:type="dxa"/>
        <w:tblLook w:val="04A0" w:firstRow="1" w:lastRow="0" w:firstColumn="1" w:lastColumn="0" w:noHBand="0" w:noVBand="1"/>
      </w:tblPr>
      <w:tblGrid>
        <w:gridCol w:w="4900"/>
        <w:gridCol w:w="4900"/>
      </w:tblGrid>
      <w:tr w:rsidR="00982585" w:rsidRPr="00982585" w14:paraId="29ABD2AC" w14:textId="77777777" w:rsidTr="00982585">
        <w:trPr>
          <w:trHeight w:val="420"/>
        </w:trPr>
        <w:tc>
          <w:tcPr>
            <w:tcW w:w="4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E135E" w14:textId="77777777" w:rsidR="00982585" w:rsidRPr="00982585" w:rsidRDefault="00982585" w:rsidP="00982585">
            <w:pPr>
              <w:jc w:val="center"/>
              <w:rPr>
                <w:rFonts w:ascii="Calibri" w:eastAsia="Times New Roman" w:hAnsi="Calibri" w:cs="Calibri"/>
                <w:b/>
                <w:bCs/>
                <w:color w:val="000000"/>
                <w:sz w:val="32"/>
                <w:szCs w:val="32"/>
              </w:rPr>
            </w:pPr>
            <w:r w:rsidRPr="00982585">
              <w:rPr>
                <w:rFonts w:ascii="Calibri" w:eastAsia="Times New Roman" w:hAnsi="Calibri" w:cs="Calibri"/>
                <w:b/>
                <w:bCs/>
                <w:color w:val="000000"/>
                <w:sz w:val="32"/>
                <w:szCs w:val="32"/>
              </w:rPr>
              <w:t xml:space="preserve">Subsystem </w:t>
            </w:r>
          </w:p>
        </w:tc>
        <w:tc>
          <w:tcPr>
            <w:tcW w:w="4900" w:type="dxa"/>
            <w:tcBorders>
              <w:top w:val="single" w:sz="4" w:space="0" w:color="auto"/>
              <w:left w:val="nil"/>
              <w:bottom w:val="single" w:sz="4" w:space="0" w:color="auto"/>
              <w:right w:val="single" w:sz="4" w:space="0" w:color="auto"/>
            </w:tcBorders>
            <w:shd w:val="clear" w:color="auto" w:fill="auto"/>
            <w:noWrap/>
            <w:vAlign w:val="bottom"/>
            <w:hideMark/>
          </w:tcPr>
          <w:p w14:paraId="5F99C873" w14:textId="79D4136B" w:rsidR="00982585" w:rsidRPr="00982585" w:rsidRDefault="00982585" w:rsidP="00982585">
            <w:pPr>
              <w:jc w:val="center"/>
              <w:rPr>
                <w:rFonts w:ascii="Calibri" w:eastAsia="Times New Roman" w:hAnsi="Calibri" w:cs="Calibri"/>
                <w:b/>
                <w:bCs/>
                <w:color w:val="000000"/>
                <w:sz w:val="32"/>
                <w:szCs w:val="32"/>
              </w:rPr>
            </w:pPr>
            <w:r w:rsidRPr="00982585">
              <w:rPr>
                <w:rFonts w:ascii="Calibri" w:eastAsia="Times New Roman" w:hAnsi="Calibri" w:cs="Calibri"/>
                <w:b/>
                <w:bCs/>
                <w:color w:val="000000"/>
                <w:sz w:val="32"/>
                <w:szCs w:val="32"/>
              </w:rPr>
              <w:t>Responsibility</w:t>
            </w:r>
          </w:p>
        </w:tc>
      </w:tr>
      <w:tr w:rsidR="00982585" w:rsidRPr="00982585" w14:paraId="22A968AA" w14:textId="77777777" w:rsidTr="00982585">
        <w:trPr>
          <w:trHeight w:val="420"/>
        </w:trPr>
        <w:tc>
          <w:tcPr>
            <w:tcW w:w="4900" w:type="dxa"/>
            <w:tcBorders>
              <w:top w:val="nil"/>
              <w:left w:val="single" w:sz="4" w:space="0" w:color="auto"/>
              <w:bottom w:val="single" w:sz="4" w:space="0" w:color="auto"/>
              <w:right w:val="single" w:sz="4" w:space="0" w:color="auto"/>
            </w:tcBorders>
            <w:shd w:val="clear" w:color="auto" w:fill="auto"/>
            <w:noWrap/>
            <w:vAlign w:val="bottom"/>
            <w:hideMark/>
          </w:tcPr>
          <w:p w14:paraId="3FBDE3BB" w14:textId="47FFE131" w:rsidR="00982585" w:rsidRPr="00982585" w:rsidRDefault="00C667B8" w:rsidP="00982585">
            <w:pPr>
              <w:jc w:val="center"/>
              <w:rPr>
                <w:rFonts w:ascii="Calibri" w:eastAsia="Times New Roman" w:hAnsi="Calibri" w:cs="Calibri"/>
                <w:color w:val="000000"/>
                <w:sz w:val="32"/>
                <w:szCs w:val="32"/>
              </w:rPr>
            </w:pPr>
            <w:r>
              <w:rPr>
                <w:rFonts w:ascii="Calibri" w:eastAsia="Times New Roman" w:hAnsi="Calibri" w:cs="Calibri"/>
                <w:color w:val="000000"/>
                <w:sz w:val="32"/>
                <w:szCs w:val="32"/>
              </w:rPr>
              <w:t>V</w:t>
            </w:r>
            <w:r w:rsidR="00982585" w:rsidRPr="00982585">
              <w:rPr>
                <w:rFonts w:ascii="Calibri" w:eastAsia="Times New Roman" w:hAnsi="Calibri" w:cs="Calibri"/>
                <w:color w:val="000000"/>
                <w:sz w:val="32"/>
                <w:szCs w:val="32"/>
              </w:rPr>
              <w:t>AC and MCU</w:t>
            </w:r>
          </w:p>
        </w:tc>
        <w:tc>
          <w:tcPr>
            <w:tcW w:w="4900" w:type="dxa"/>
            <w:tcBorders>
              <w:top w:val="nil"/>
              <w:left w:val="nil"/>
              <w:bottom w:val="single" w:sz="4" w:space="0" w:color="auto"/>
              <w:right w:val="single" w:sz="4" w:space="0" w:color="auto"/>
            </w:tcBorders>
            <w:shd w:val="clear" w:color="auto" w:fill="auto"/>
            <w:noWrap/>
            <w:vAlign w:val="bottom"/>
            <w:hideMark/>
          </w:tcPr>
          <w:p w14:paraId="72D64F34" w14:textId="53EEAF33" w:rsidR="00982585" w:rsidRPr="00982585" w:rsidRDefault="00982585" w:rsidP="00982585">
            <w:pPr>
              <w:jc w:val="center"/>
              <w:rPr>
                <w:rFonts w:ascii="Calibri" w:eastAsia="Times New Roman" w:hAnsi="Calibri" w:cs="Calibri"/>
                <w:color w:val="000000"/>
                <w:sz w:val="32"/>
                <w:szCs w:val="32"/>
              </w:rPr>
            </w:pPr>
            <w:proofErr w:type="spellStart"/>
            <w:r w:rsidRPr="00982585">
              <w:rPr>
                <w:rFonts w:ascii="Calibri" w:eastAsia="Times New Roman" w:hAnsi="Calibri" w:cs="Calibri"/>
                <w:color w:val="000000"/>
                <w:sz w:val="32"/>
                <w:szCs w:val="32"/>
              </w:rPr>
              <w:t>Yarentzy</w:t>
            </w:r>
            <w:proofErr w:type="spellEnd"/>
            <w:r w:rsidRPr="00982585">
              <w:rPr>
                <w:rFonts w:ascii="Calibri" w:eastAsia="Times New Roman" w:hAnsi="Calibri" w:cs="Calibri"/>
                <w:color w:val="000000"/>
                <w:sz w:val="32"/>
                <w:szCs w:val="32"/>
              </w:rPr>
              <w:t xml:space="preserve"> Magallanes</w:t>
            </w:r>
          </w:p>
        </w:tc>
      </w:tr>
      <w:tr w:rsidR="00982585" w:rsidRPr="00982585" w14:paraId="3ACC41F8" w14:textId="77777777" w:rsidTr="00982585">
        <w:trPr>
          <w:trHeight w:val="420"/>
        </w:trPr>
        <w:tc>
          <w:tcPr>
            <w:tcW w:w="4900" w:type="dxa"/>
            <w:tcBorders>
              <w:top w:val="nil"/>
              <w:left w:val="single" w:sz="4" w:space="0" w:color="auto"/>
              <w:bottom w:val="single" w:sz="4" w:space="0" w:color="auto"/>
              <w:right w:val="single" w:sz="4" w:space="0" w:color="auto"/>
            </w:tcBorders>
            <w:shd w:val="clear" w:color="auto" w:fill="auto"/>
            <w:noWrap/>
            <w:vAlign w:val="bottom"/>
            <w:hideMark/>
          </w:tcPr>
          <w:p w14:paraId="58211574" w14:textId="77777777" w:rsidR="00982585" w:rsidRPr="00982585" w:rsidRDefault="00982585" w:rsidP="00982585">
            <w:pPr>
              <w:jc w:val="center"/>
              <w:rPr>
                <w:rFonts w:ascii="Calibri" w:eastAsia="Times New Roman" w:hAnsi="Calibri" w:cs="Calibri"/>
                <w:color w:val="000000"/>
                <w:sz w:val="32"/>
                <w:szCs w:val="32"/>
              </w:rPr>
            </w:pPr>
            <w:r w:rsidRPr="00982585">
              <w:rPr>
                <w:rFonts w:ascii="Calibri" w:eastAsia="Times New Roman" w:hAnsi="Calibri" w:cs="Calibri"/>
                <w:color w:val="000000"/>
                <w:sz w:val="32"/>
                <w:szCs w:val="32"/>
              </w:rPr>
              <w:t>Power Supply and Routing</w:t>
            </w:r>
          </w:p>
        </w:tc>
        <w:tc>
          <w:tcPr>
            <w:tcW w:w="4900" w:type="dxa"/>
            <w:tcBorders>
              <w:top w:val="nil"/>
              <w:left w:val="nil"/>
              <w:bottom w:val="single" w:sz="4" w:space="0" w:color="auto"/>
              <w:right w:val="single" w:sz="4" w:space="0" w:color="auto"/>
            </w:tcBorders>
            <w:shd w:val="clear" w:color="auto" w:fill="auto"/>
            <w:noWrap/>
            <w:vAlign w:val="bottom"/>
            <w:hideMark/>
          </w:tcPr>
          <w:p w14:paraId="0840D8DD" w14:textId="77777777" w:rsidR="00982585" w:rsidRPr="00982585" w:rsidRDefault="00982585" w:rsidP="00982585">
            <w:pPr>
              <w:jc w:val="center"/>
              <w:rPr>
                <w:rFonts w:ascii="Calibri" w:eastAsia="Times New Roman" w:hAnsi="Calibri" w:cs="Calibri"/>
                <w:color w:val="000000"/>
                <w:sz w:val="32"/>
                <w:szCs w:val="32"/>
              </w:rPr>
            </w:pPr>
            <w:r w:rsidRPr="00982585">
              <w:rPr>
                <w:rFonts w:ascii="Calibri" w:eastAsia="Times New Roman" w:hAnsi="Calibri" w:cs="Calibri"/>
                <w:color w:val="000000"/>
                <w:sz w:val="32"/>
                <w:szCs w:val="32"/>
              </w:rPr>
              <w:t>Grant Franklin</w:t>
            </w:r>
          </w:p>
        </w:tc>
      </w:tr>
      <w:tr w:rsidR="00982585" w:rsidRPr="00982585" w14:paraId="2E836F53" w14:textId="77777777" w:rsidTr="00982585">
        <w:trPr>
          <w:trHeight w:val="420"/>
        </w:trPr>
        <w:tc>
          <w:tcPr>
            <w:tcW w:w="4900" w:type="dxa"/>
            <w:tcBorders>
              <w:top w:val="nil"/>
              <w:left w:val="single" w:sz="4" w:space="0" w:color="auto"/>
              <w:bottom w:val="single" w:sz="4" w:space="0" w:color="auto"/>
              <w:right w:val="single" w:sz="4" w:space="0" w:color="auto"/>
            </w:tcBorders>
            <w:shd w:val="clear" w:color="auto" w:fill="auto"/>
            <w:noWrap/>
            <w:vAlign w:val="bottom"/>
            <w:hideMark/>
          </w:tcPr>
          <w:p w14:paraId="490B9CF6" w14:textId="77777777" w:rsidR="00982585" w:rsidRPr="00982585" w:rsidRDefault="00982585" w:rsidP="00982585">
            <w:pPr>
              <w:jc w:val="center"/>
              <w:rPr>
                <w:rFonts w:ascii="Calibri" w:eastAsia="Times New Roman" w:hAnsi="Calibri" w:cs="Calibri"/>
                <w:color w:val="000000"/>
                <w:sz w:val="32"/>
                <w:szCs w:val="32"/>
              </w:rPr>
            </w:pPr>
            <w:r w:rsidRPr="00982585">
              <w:rPr>
                <w:rFonts w:ascii="Calibri" w:eastAsia="Times New Roman" w:hAnsi="Calibri" w:cs="Calibri"/>
                <w:color w:val="000000"/>
                <w:sz w:val="32"/>
                <w:szCs w:val="32"/>
              </w:rPr>
              <w:t>Phone App and Interfacing w/MCU</w:t>
            </w:r>
          </w:p>
        </w:tc>
        <w:tc>
          <w:tcPr>
            <w:tcW w:w="4900" w:type="dxa"/>
            <w:tcBorders>
              <w:top w:val="nil"/>
              <w:left w:val="nil"/>
              <w:bottom w:val="single" w:sz="4" w:space="0" w:color="auto"/>
              <w:right w:val="single" w:sz="4" w:space="0" w:color="auto"/>
            </w:tcBorders>
            <w:shd w:val="clear" w:color="auto" w:fill="auto"/>
            <w:noWrap/>
            <w:vAlign w:val="bottom"/>
            <w:hideMark/>
          </w:tcPr>
          <w:p w14:paraId="5D916959" w14:textId="4A7BCD2F" w:rsidR="00982585" w:rsidRPr="00982585" w:rsidRDefault="00982585" w:rsidP="00982585">
            <w:pPr>
              <w:jc w:val="center"/>
              <w:rPr>
                <w:rFonts w:ascii="Calibri" w:eastAsia="Times New Roman" w:hAnsi="Calibri" w:cs="Calibri"/>
                <w:color w:val="000000"/>
                <w:sz w:val="32"/>
                <w:szCs w:val="32"/>
              </w:rPr>
            </w:pPr>
            <w:r w:rsidRPr="00982585">
              <w:rPr>
                <w:rFonts w:ascii="Calibri" w:eastAsia="Times New Roman" w:hAnsi="Calibri" w:cs="Calibri"/>
                <w:color w:val="000000"/>
                <w:sz w:val="32"/>
                <w:szCs w:val="32"/>
              </w:rPr>
              <w:t xml:space="preserve">Martin </w:t>
            </w:r>
            <w:proofErr w:type="spellStart"/>
            <w:r w:rsidRPr="00982585">
              <w:rPr>
                <w:rFonts w:ascii="Calibri" w:eastAsia="Times New Roman" w:hAnsi="Calibri" w:cs="Calibri"/>
                <w:color w:val="000000"/>
                <w:sz w:val="32"/>
                <w:szCs w:val="32"/>
              </w:rPr>
              <w:t>Rennaker</w:t>
            </w:r>
            <w:proofErr w:type="spellEnd"/>
          </w:p>
        </w:tc>
      </w:tr>
    </w:tbl>
    <w:p w14:paraId="40811D29" w14:textId="4ABB7E41" w:rsidR="00397B8D" w:rsidRPr="00CE32C2" w:rsidRDefault="00865352" w:rsidP="5D22458D">
      <w:pPr>
        <w:rPr>
          <w:b/>
        </w:rPr>
      </w:pPr>
      <w:r w:rsidRPr="00EE7AA8">
        <w:rPr>
          <w:b/>
        </w:rPr>
        <w:t>Tabl</w:t>
      </w:r>
      <w:r w:rsidR="00BD0C78" w:rsidRPr="00EE7AA8">
        <w:rPr>
          <w:b/>
        </w:rPr>
        <w:t xml:space="preserve">e 1. </w:t>
      </w:r>
      <w:r w:rsidR="00ED3FEC" w:rsidRPr="00EE7AA8">
        <w:rPr>
          <w:b/>
        </w:rPr>
        <w:t>Subsystem Leads</w:t>
      </w:r>
    </w:p>
    <w:p w14:paraId="79D6A0D2" w14:textId="77777777" w:rsidR="5D22458D" w:rsidRDefault="5D22458D" w:rsidP="5D22458D">
      <w:pPr>
        <w:rPr>
          <w:b/>
          <w:bCs/>
        </w:rPr>
      </w:pPr>
    </w:p>
    <w:p w14:paraId="740B08B1" w14:textId="5B46FECA" w:rsidR="00FA617B" w:rsidRPr="00730B1B" w:rsidRDefault="001007A1" w:rsidP="00FA617B">
      <w:pPr>
        <w:pStyle w:val="Heading1"/>
        <w:tabs>
          <w:tab w:val="clear" w:pos="360"/>
        </w:tabs>
        <w:ind w:left="450" w:hanging="432"/>
        <w:rPr>
          <w:rFonts w:ascii="Arial" w:hAnsi="Arial"/>
        </w:rPr>
      </w:pPr>
      <w:bookmarkStart w:id="20" w:name="_Toc442692796"/>
      <w:bookmarkStart w:id="21" w:name="_Toc96549657"/>
      <w:bookmarkStart w:id="22" w:name="_Toc96549974"/>
      <w:r w:rsidRPr="00730B1B">
        <w:rPr>
          <w:rFonts w:ascii="Arial" w:hAnsi="Arial"/>
        </w:rPr>
        <w:t>Applicable and Reference Documents</w:t>
      </w:r>
      <w:bookmarkEnd w:id="20"/>
      <w:bookmarkEnd w:id="21"/>
      <w:bookmarkEnd w:id="22"/>
    </w:p>
    <w:p w14:paraId="468CEB97" w14:textId="39AD66B9" w:rsidR="00CC1A19" w:rsidRPr="00730B1B" w:rsidRDefault="001007A1" w:rsidP="007543E1">
      <w:pPr>
        <w:pStyle w:val="Heading2"/>
        <w:rPr>
          <w:rFonts w:ascii="Arial" w:hAnsi="Arial"/>
        </w:rPr>
      </w:pPr>
      <w:bookmarkStart w:id="23" w:name="_Toc442692797"/>
      <w:bookmarkStart w:id="24" w:name="_Toc96549658"/>
      <w:bookmarkStart w:id="25" w:name="_Toc96549975"/>
      <w:r w:rsidRPr="00730B1B">
        <w:rPr>
          <w:rFonts w:ascii="Arial" w:hAnsi="Arial"/>
        </w:rPr>
        <w:t>Applicable Documents</w:t>
      </w:r>
      <w:bookmarkEnd w:id="23"/>
      <w:bookmarkEnd w:id="24"/>
      <w:bookmarkEnd w:id="25"/>
    </w:p>
    <w:p w14:paraId="24F5E7D5" w14:textId="77777777" w:rsidR="00FB782F" w:rsidRPr="00730B1B" w:rsidRDefault="00FB782F" w:rsidP="00090D70">
      <w:pPr>
        <w:pStyle w:val="BodyText"/>
      </w:pPr>
    </w:p>
    <w:p w14:paraId="164DFC9F" w14:textId="1043F321" w:rsidR="007543E1" w:rsidRPr="00730B1B" w:rsidRDefault="001007A1" w:rsidP="00FA6EE4">
      <w:pPr>
        <w:pStyle w:val="BodyText"/>
        <w:ind w:left="576"/>
      </w:pPr>
      <w:r w:rsidRPr="00730B1B">
        <w:t>The following documents, of the exact issue and revision shown, form a part of this specification</w:t>
      </w:r>
      <w:r w:rsidR="007543E1" w:rsidRPr="00730B1B">
        <w:t xml:space="preserve"> to the extent specified herein:</w:t>
      </w:r>
    </w:p>
    <w:p w14:paraId="1DA4E9B4" w14:textId="44332B05" w:rsidR="001007A1" w:rsidRPr="00730B1B" w:rsidRDefault="001007A1" w:rsidP="5FAF3261">
      <w:pPr>
        <w:pStyle w:val="BodyText"/>
        <w:rPr>
          <w:szCs w:val="23"/>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1"/>
        <w:gridCol w:w="2329"/>
        <w:gridCol w:w="4492"/>
      </w:tblGrid>
      <w:tr w:rsidR="001007A1" w:rsidRPr="00730B1B" w14:paraId="1283B6F0" w14:textId="77777777" w:rsidTr="001007A1">
        <w:tc>
          <w:tcPr>
            <w:tcW w:w="2421" w:type="dxa"/>
          </w:tcPr>
          <w:p w14:paraId="1F66AA05" w14:textId="77777777" w:rsidR="001007A1" w:rsidRPr="00730B1B" w:rsidRDefault="001007A1" w:rsidP="007543E1">
            <w:pPr>
              <w:rPr>
                <w:rFonts w:ascii="Arial" w:hAnsi="Arial" w:cs="Arial"/>
                <w:b/>
                <w:sz w:val="18"/>
                <w:szCs w:val="18"/>
              </w:rPr>
            </w:pPr>
            <w:r w:rsidRPr="00730B1B">
              <w:rPr>
                <w:rFonts w:ascii="Arial" w:hAnsi="Arial" w:cs="Arial"/>
                <w:b/>
                <w:sz w:val="18"/>
                <w:szCs w:val="18"/>
              </w:rPr>
              <w:t>Document Number</w:t>
            </w:r>
          </w:p>
        </w:tc>
        <w:tc>
          <w:tcPr>
            <w:tcW w:w="2329" w:type="dxa"/>
          </w:tcPr>
          <w:p w14:paraId="40953CB6" w14:textId="77777777" w:rsidR="001007A1" w:rsidRPr="00730B1B" w:rsidRDefault="001007A1" w:rsidP="001007A1">
            <w:pPr>
              <w:jc w:val="left"/>
              <w:rPr>
                <w:rFonts w:ascii="Arial" w:hAnsi="Arial" w:cs="Arial"/>
                <w:b/>
                <w:sz w:val="18"/>
                <w:szCs w:val="18"/>
              </w:rPr>
            </w:pPr>
            <w:r w:rsidRPr="00730B1B">
              <w:rPr>
                <w:rFonts w:ascii="Arial" w:hAnsi="Arial" w:cs="Arial"/>
                <w:b/>
                <w:sz w:val="18"/>
                <w:szCs w:val="18"/>
              </w:rPr>
              <w:t>Revision/Release Date</w:t>
            </w:r>
          </w:p>
        </w:tc>
        <w:tc>
          <w:tcPr>
            <w:tcW w:w="4492" w:type="dxa"/>
          </w:tcPr>
          <w:p w14:paraId="3846E31E" w14:textId="0651E94F" w:rsidR="001007A1" w:rsidRPr="00730B1B" w:rsidRDefault="001007A1" w:rsidP="007543E1">
            <w:pPr>
              <w:jc w:val="left"/>
              <w:rPr>
                <w:rFonts w:ascii="Arial" w:hAnsi="Arial" w:cs="Arial"/>
                <w:b/>
                <w:sz w:val="18"/>
                <w:szCs w:val="18"/>
              </w:rPr>
            </w:pPr>
            <w:r w:rsidRPr="00730B1B">
              <w:rPr>
                <w:rFonts w:ascii="Arial" w:hAnsi="Arial" w:cs="Arial"/>
                <w:b/>
                <w:sz w:val="18"/>
                <w:szCs w:val="18"/>
              </w:rPr>
              <w:t>Document Title</w:t>
            </w:r>
          </w:p>
        </w:tc>
      </w:tr>
      <w:tr w:rsidR="4D3B0C4C" w14:paraId="606FB7A8" w14:textId="77777777" w:rsidTr="074D0155">
        <w:tc>
          <w:tcPr>
            <w:tcW w:w="2421" w:type="dxa"/>
          </w:tcPr>
          <w:p w14:paraId="6282338A" w14:textId="3D354F1D" w:rsidR="4D3B0C4C" w:rsidRDefault="074D0155" w:rsidP="4D3B0C4C">
            <w:pPr>
              <w:rPr>
                <w:szCs w:val="23"/>
              </w:rPr>
            </w:pPr>
            <w:r w:rsidRPr="074D0155">
              <w:rPr>
                <w:szCs w:val="23"/>
              </w:rPr>
              <w:t>IEEE 802.15.4-2011</w:t>
            </w:r>
          </w:p>
        </w:tc>
        <w:tc>
          <w:tcPr>
            <w:tcW w:w="2329" w:type="dxa"/>
          </w:tcPr>
          <w:p w14:paraId="6A48DB58" w14:textId="5ADFBF9E" w:rsidR="4D3B0C4C" w:rsidRDefault="074D0155" w:rsidP="074D0155">
            <w:pPr>
              <w:jc w:val="left"/>
              <w:rPr>
                <w:szCs w:val="23"/>
              </w:rPr>
            </w:pPr>
            <w:r w:rsidRPr="074D0155">
              <w:rPr>
                <w:szCs w:val="23"/>
              </w:rPr>
              <w:t>4/2011</w:t>
            </w:r>
          </w:p>
        </w:tc>
        <w:tc>
          <w:tcPr>
            <w:tcW w:w="4492" w:type="dxa"/>
          </w:tcPr>
          <w:p w14:paraId="52C20FEA" w14:textId="27891168" w:rsidR="4D3B0C4C" w:rsidRDefault="074D0155" w:rsidP="074D0155">
            <w:pPr>
              <w:jc w:val="left"/>
              <w:rPr>
                <w:szCs w:val="23"/>
              </w:rPr>
            </w:pPr>
            <w:r w:rsidRPr="074D0155">
              <w:rPr>
                <w:szCs w:val="23"/>
              </w:rPr>
              <w:t>IEEE Standard for Local and metropolitan area networks--Part 15.4: Low-Rate Wireless Personal Area Networks (LR-WPANs)</w:t>
            </w:r>
          </w:p>
        </w:tc>
      </w:tr>
      <w:tr w:rsidR="00BA031A" w14:paraId="2B242017" w14:textId="77777777" w:rsidTr="074D0155">
        <w:tc>
          <w:tcPr>
            <w:tcW w:w="2421" w:type="dxa"/>
          </w:tcPr>
          <w:p w14:paraId="71966926" w14:textId="4D380856" w:rsidR="00BA031A" w:rsidRPr="074D0155" w:rsidRDefault="00BC15A6" w:rsidP="4D3B0C4C">
            <w:pPr>
              <w:rPr>
                <w:szCs w:val="23"/>
              </w:rPr>
            </w:pPr>
            <w:r>
              <w:rPr>
                <w:szCs w:val="23"/>
              </w:rPr>
              <w:t>IEEE 485-</w:t>
            </w:r>
            <w:r w:rsidR="00EB53CA">
              <w:rPr>
                <w:szCs w:val="23"/>
              </w:rPr>
              <w:t>2020</w:t>
            </w:r>
          </w:p>
        </w:tc>
        <w:tc>
          <w:tcPr>
            <w:tcW w:w="2329" w:type="dxa"/>
          </w:tcPr>
          <w:p w14:paraId="324CC8C6" w14:textId="0463F1F8" w:rsidR="00BA031A" w:rsidRPr="074D0155" w:rsidRDefault="00D362B9" w:rsidP="074D0155">
            <w:pPr>
              <w:jc w:val="left"/>
              <w:rPr>
                <w:szCs w:val="23"/>
              </w:rPr>
            </w:pPr>
            <w:r>
              <w:rPr>
                <w:szCs w:val="23"/>
              </w:rPr>
              <w:t>6/2020</w:t>
            </w:r>
          </w:p>
        </w:tc>
        <w:tc>
          <w:tcPr>
            <w:tcW w:w="4492" w:type="dxa"/>
          </w:tcPr>
          <w:p w14:paraId="46BF120C" w14:textId="0C25B3E4" w:rsidR="00BA031A" w:rsidRPr="074D0155" w:rsidRDefault="00D362B9" w:rsidP="074D0155">
            <w:pPr>
              <w:jc w:val="left"/>
              <w:rPr>
                <w:szCs w:val="23"/>
              </w:rPr>
            </w:pPr>
            <w:r>
              <w:rPr>
                <w:szCs w:val="23"/>
              </w:rPr>
              <w:t>IEEE Recommended Practice for Sizing Lead-Acid Batteries for Stationary Applications</w:t>
            </w:r>
          </w:p>
        </w:tc>
      </w:tr>
    </w:tbl>
    <w:p w14:paraId="11919D0B" w14:textId="1D98A7A7" w:rsidR="00EE7AA8" w:rsidRPr="00EE7AA8" w:rsidRDefault="00EE7AA8" w:rsidP="00EE7AA8">
      <w:pPr>
        <w:rPr>
          <w:b/>
          <w:bCs/>
        </w:rPr>
      </w:pPr>
      <w:r w:rsidRPr="00EE7AA8">
        <w:rPr>
          <w:b/>
          <w:bCs/>
        </w:rPr>
        <w:t xml:space="preserve">Table </w:t>
      </w:r>
      <w:r>
        <w:rPr>
          <w:b/>
          <w:bCs/>
        </w:rPr>
        <w:t>2.</w:t>
      </w:r>
      <w:r w:rsidRPr="00EE7AA8">
        <w:rPr>
          <w:b/>
          <w:bCs/>
        </w:rPr>
        <w:t xml:space="preserve"> </w:t>
      </w:r>
      <w:r>
        <w:rPr>
          <w:b/>
          <w:bCs/>
        </w:rPr>
        <w:t>Applicable Documents</w:t>
      </w:r>
    </w:p>
    <w:p w14:paraId="1FF05AC6" w14:textId="77777777" w:rsidR="001007A1" w:rsidRPr="00730B1B" w:rsidRDefault="001007A1" w:rsidP="00397B8D">
      <w:pPr>
        <w:pStyle w:val="BodyText"/>
        <w:ind w:left="0"/>
      </w:pPr>
    </w:p>
    <w:p w14:paraId="1470022E" w14:textId="67BF9AAA" w:rsidR="001007A1" w:rsidRPr="00730B1B" w:rsidRDefault="001007A1" w:rsidP="001007A1">
      <w:pPr>
        <w:pStyle w:val="Heading2"/>
        <w:rPr>
          <w:rFonts w:ascii="Arial" w:hAnsi="Arial"/>
        </w:rPr>
      </w:pPr>
      <w:bookmarkStart w:id="26" w:name="_Toc442692798"/>
      <w:bookmarkStart w:id="27" w:name="_Toc96549659"/>
      <w:bookmarkStart w:id="28" w:name="_Toc96549976"/>
      <w:r w:rsidRPr="00730B1B">
        <w:rPr>
          <w:rFonts w:ascii="Arial" w:hAnsi="Arial"/>
        </w:rPr>
        <w:t>Reference Documents</w:t>
      </w:r>
      <w:bookmarkEnd w:id="26"/>
      <w:bookmarkEnd w:id="27"/>
      <w:bookmarkEnd w:id="28"/>
    </w:p>
    <w:p w14:paraId="62D71C6B" w14:textId="77777777" w:rsidR="001007A1" w:rsidRPr="00730B1B" w:rsidRDefault="001007A1" w:rsidP="00090D70">
      <w:pPr>
        <w:pStyle w:val="BodyText"/>
      </w:pPr>
    </w:p>
    <w:p w14:paraId="38AE0827" w14:textId="7F4C0D18" w:rsidR="001007A1" w:rsidRPr="00730B1B" w:rsidRDefault="001007A1" w:rsidP="00FA6EE4">
      <w:pPr>
        <w:pStyle w:val="BodyText"/>
        <w:ind w:left="576"/>
      </w:pPr>
      <w:r w:rsidRPr="00730B1B">
        <w:t xml:space="preserve">The following documents are reference documents utilized in the development of this specification.  These </w:t>
      </w:r>
      <w:r w:rsidRPr="00A97197">
        <w:t>documents</w:t>
      </w:r>
      <w:r w:rsidRPr="00730B1B">
        <w:t xml:space="preserve"> do not form a part of this </w:t>
      </w:r>
      <w:r w:rsidRPr="00A97197">
        <w:t>specification</w:t>
      </w:r>
      <w:r w:rsidRPr="00730B1B">
        <w:t xml:space="preserve"> and are not controlled by their reference herein.</w:t>
      </w:r>
    </w:p>
    <w:p w14:paraId="077B97EA" w14:textId="77777777" w:rsidR="001007A1" w:rsidRPr="00730B1B" w:rsidRDefault="001007A1" w:rsidP="001007A1">
      <w:pPr>
        <w:rPr>
          <w:rFonts w:ascii="Arial" w:hAnsi="Arial" w:cs="Arial"/>
        </w:rPr>
      </w:pPr>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8"/>
        <w:gridCol w:w="2334"/>
        <w:gridCol w:w="4765"/>
      </w:tblGrid>
      <w:tr w:rsidR="001007A1" w:rsidRPr="00730B1B" w14:paraId="2EDC4A00" w14:textId="77777777" w:rsidTr="005D2306">
        <w:tc>
          <w:tcPr>
            <w:tcW w:w="2418" w:type="dxa"/>
          </w:tcPr>
          <w:p w14:paraId="2B7F9405" w14:textId="77777777" w:rsidR="001007A1" w:rsidRPr="00730B1B" w:rsidRDefault="001007A1" w:rsidP="007543E1">
            <w:pPr>
              <w:rPr>
                <w:rFonts w:ascii="Arial" w:hAnsi="Arial" w:cs="Arial"/>
                <w:b/>
              </w:rPr>
            </w:pPr>
            <w:r w:rsidRPr="00730B1B">
              <w:rPr>
                <w:rFonts w:ascii="Arial" w:hAnsi="Arial" w:cs="Arial"/>
                <w:b/>
              </w:rPr>
              <w:t>Document Number</w:t>
            </w:r>
          </w:p>
        </w:tc>
        <w:tc>
          <w:tcPr>
            <w:tcW w:w="2334" w:type="dxa"/>
          </w:tcPr>
          <w:p w14:paraId="585E5D81" w14:textId="77777777" w:rsidR="001007A1" w:rsidRPr="00730B1B" w:rsidRDefault="001007A1" w:rsidP="007543E1">
            <w:pPr>
              <w:rPr>
                <w:rFonts w:ascii="Arial" w:hAnsi="Arial" w:cs="Arial"/>
                <w:b/>
              </w:rPr>
            </w:pPr>
            <w:r w:rsidRPr="00730B1B">
              <w:rPr>
                <w:rFonts w:ascii="Arial" w:hAnsi="Arial" w:cs="Arial"/>
                <w:b/>
              </w:rPr>
              <w:t>Revision/Release Date</w:t>
            </w:r>
          </w:p>
        </w:tc>
        <w:tc>
          <w:tcPr>
            <w:tcW w:w="4765" w:type="dxa"/>
          </w:tcPr>
          <w:p w14:paraId="373607F6" w14:textId="77777777" w:rsidR="001007A1" w:rsidRPr="00730B1B" w:rsidRDefault="001007A1" w:rsidP="007543E1">
            <w:pPr>
              <w:rPr>
                <w:rFonts w:ascii="Arial" w:hAnsi="Arial" w:cs="Arial"/>
                <w:b/>
              </w:rPr>
            </w:pPr>
            <w:r w:rsidRPr="00730B1B">
              <w:rPr>
                <w:rFonts w:ascii="Arial" w:hAnsi="Arial" w:cs="Arial"/>
                <w:b/>
              </w:rPr>
              <w:t>Document Title</w:t>
            </w:r>
          </w:p>
        </w:tc>
      </w:tr>
      <w:tr w:rsidR="001007A1" w:rsidRPr="00730B1B" w14:paraId="0B412D59" w14:textId="77777777" w:rsidTr="005D2306">
        <w:tc>
          <w:tcPr>
            <w:tcW w:w="2418" w:type="dxa"/>
          </w:tcPr>
          <w:p w14:paraId="540FAF7A" w14:textId="327B3F9B" w:rsidR="001007A1" w:rsidRPr="00730B1B" w:rsidRDefault="00D41FB4" w:rsidP="00CA3706">
            <w:pPr>
              <w:jc w:val="center"/>
              <w:rPr>
                <w:rFonts w:ascii="Arial" w:hAnsi="Arial" w:cs="Arial"/>
              </w:rPr>
            </w:pPr>
            <w:r>
              <w:rPr>
                <w:rFonts w:ascii="Arial" w:hAnsi="Arial" w:cs="Arial"/>
              </w:rPr>
              <w:t>1</w:t>
            </w:r>
          </w:p>
        </w:tc>
        <w:tc>
          <w:tcPr>
            <w:tcW w:w="2334" w:type="dxa"/>
          </w:tcPr>
          <w:p w14:paraId="78CBAE1D" w14:textId="67B4A541" w:rsidR="001007A1" w:rsidRPr="00730B1B" w:rsidRDefault="00D41FB4" w:rsidP="00CA3706">
            <w:pPr>
              <w:jc w:val="center"/>
              <w:rPr>
                <w:rFonts w:ascii="Arial" w:hAnsi="Arial" w:cs="Arial"/>
              </w:rPr>
            </w:pPr>
            <w:r>
              <w:rPr>
                <w:rFonts w:ascii="Arial" w:hAnsi="Arial" w:cs="Arial"/>
              </w:rPr>
              <w:t xml:space="preserve">April </w:t>
            </w:r>
            <w:r w:rsidR="007E478D">
              <w:rPr>
                <w:rFonts w:ascii="Arial" w:hAnsi="Arial" w:cs="Arial"/>
              </w:rPr>
              <w:t>2011</w:t>
            </w:r>
          </w:p>
        </w:tc>
        <w:tc>
          <w:tcPr>
            <w:tcW w:w="4765" w:type="dxa"/>
          </w:tcPr>
          <w:p w14:paraId="38E383B9" w14:textId="1E58037C" w:rsidR="001007A1" w:rsidRPr="00730B1B" w:rsidRDefault="007E478D" w:rsidP="00CA3706">
            <w:pPr>
              <w:jc w:val="center"/>
              <w:rPr>
                <w:rFonts w:ascii="Arial" w:hAnsi="Arial" w:cs="Arial"/>
              </w:rPr>
            </w:pPr>
            <w:r>
              <w:rPr>
                <w:rFonts w:ascii="Arial" w:hAnsi="Arial" w:cs="Arial"/>
              </w:rPr>
              <w:t>Temperature Variations in a Parked Vehicle</w:t>
            </w:r>
          </w:p>
        </w:tc>
      </w:tr>
      <w:tr w:rsidR="001007A1" w:rsidRPr="00730B1B" w14:paraId="13977ABC" w14:textId="77777777" w:rsidTr="005D2306">
        <w:tc>
          <w:tcPr>
            <w:tcW w:w="2418" w:type="dxa"/>
          </w:tcPr>
          <w:p w14:paraId="5E755A57" w14:textId="7EA43B33" w:rsidR="001007A1" w:rsidRPr="00730B1B" w:rsidRDefault="00F820F5" w:rsidP="00CA3706">
            <w:pPr>
              <w:jc w:val="center"/>
              <w:rPr>
                <w:rFonts w:ascii="Arial" w:hAnsi="Arial" w:cs="Arial"/>
              </w:rPr>
            </w:pPr>
            <w:r>
              <w:rPr>
                <w:rFonts w:ascii="Arial" w:hAnsi="Arial" w:cs="Arial"/>
              </w:rPr>
              <w:t>2</w:t>
            </w:r>
          </w:p>
        </w:tc>
        <w:tc>
          <w:tcPr>
            <w:tcW w:w="2334" w:type="dxa"/>
          </w:tcPr>
          <w:p w14:paraId="57179F7C" w14:textId="2030DA03" w:rsidR="001007A1" w:rsidRPr="00730B1B" w:rsidRDefault="00CA3706" w:rsidP="00CA3706">
            <w:pPr>
              <w:jc w:val="center"/>
              <w:rPr>
                <w:rFonts w:ascii="Arial" w:hAnsi="Arial" w:cs="Arial"/>
              </w:rPr>
            </w:pPr>
            <w:r>
              <w:rPr>
                <w:rFonts w:ascii="Arial" w:hAnsi="Arial" w:cs="Arial"/>
              </w:rPr>
              <w:t>April 23, 2021</w:t>
            </w:r>
          </w:p>
        </w:tc>
        <w:tc>
          <w:tcPr>
            <w:tcW w:w="4765" w:type="dxa"/>
          </w:tcPr>
          <w:p w14:paraId="404E36C2" w14:textId="062C4C60" w:rsidR="001007A1" w:rsidRPr="00730B1B" w:rsidRDefault="00CA3706" w:rsidP="00CA3706">
            <w:pPr>
              <w:jc w:val="center"/>
              <w:rPr>
                <w:rFonts w:ascii="Arial" w:hAnsi="Arial" w:cs="Arial"/>
              </w:rPr>
            </w:pPr>
            <w:r>
              <w:rPr>
                <w:rFonts w:ascii="Arial" w:hAnsi="Arial" w:cs="Arial"/>
              </w:rPr>
              <w:t>How to calculate battery run-time</w:t>
            </w:r>
          </w:p>
        </w:tc>
      </w:tr>
      <w:tr w:rsidR="00CA3706" w:rsidRPr="00730B1B" w14:paraId="5B241EC6" w14:textId="77777777" w:rsidTr="005D2306">
        <w:tc>
          <w:tcPr>
            <w:tcW w:w="2418" w:type="dxa"/>
          </w:tcPr>
          <w:p w14:paraId="0744826A" w14:textId="15C6147B" w:rsidR="00CA3706" w:rsidRDefault="00CA3706" w:rsidP="00CA3706">
            <w:pPr>
              <w:jc w:val="center"/>
              <w:rPr>
                <w:rFonts w:ascii="Arial" w:hAnsi="Arial" w:cs="Arial"/>
              </w:rPr>
            </w:pPr>
            <w:r>
              <w:rPr>
                <w:rFonts w:ascii="Arial" w:hAnsi="Arial" w:cs="Arial"/>
              </w:rPr>
              <w:t>3</w:t>
            </w:r>
          </w:p>
        </w:tc>
        <w:tc>
          <w:tcPr>
            <w:tcW w:w="2334" w:type="dxa"/>
          </w:tcPr>
          <w:p w14:paraId="6A4BC86A" w14:textId="27982C25" w:rsidR="00CA3706" w:rsidRDefault="009E2C69" w:rsidP="00CA3706">
            <w:pPr>
              <w:jc w:val="center"/>
              <w:rPr>
                <w:rFonts w:ascii="Arial" w:hAnsi="Arial" w:cs="Arial"/>
              </w:rPr>
            </w:pPr>
            <w:r>
              <w:rPr>
                <w:rFonts w:ascii="Arial" w:hAnsi="Arial" w:cs="Arial"/>
              </w:rPr>
              <w:t>N/A</w:t>
            </w:r>
          </w:p>
        </w:tc>
        <w:tc>
          <w:tcPr>
            <w:tcW w:w="4765" w:type="dxa"/>
          </w:tcPr>
          <w:p w14:paraId="78547547" w14:textId="05ACEC1D" w:rsidR="00CA3706" w:rsidRDefault="009E2C69" w:rsidP="00CA3706">
            <w:pPr>
              <w:jc w:val="center"/>
              <w:rPr>
                <w:rFonts w:ascii="Arial" w:hAnsi="Arial" w:cs="Arial"/>
              </w:rPr>
            </w:pPr>
            <w:r>
              <w:rPr>
                <w:rFonts w:ascii="Arial" w:hAnsi="Arial" w:cs="Arial"/>
              </w:rPr>
              <w:t>How To Maintain Batteries</w:t>
            </w:r>
          </w:p>
        </w:tc>
      </w:tr>
    </w:tbl>
    <w:p w14:paraId="26576F91" w14:textId="75821F47" w:rsidR="00FA6EE4" w:rsidRPr="00EE7AA8" w:rsidRDefault="00FA6EE4" w:rsidP="00FA6EE4">
      <w:pPr>
        <w:rPr>
          <w:b/>
          <w:bCs/>
        </w:rPr>
      </w:pPr>
      <w:r w:rsidRPr="00EE7AA8">
        <w:rPr>
          <w:b/>
          <w:bCs/>
        </w:rPr>
        <w:t xml:space="preserve">Table </w:t>
      </w:r>
      <w:r>
        <w:rPr>
          <w:b/>
          <w:bCs/>
        </w:rPr>
        <w:t>3.</w:t>
      </w:r>
      <w:r w:rsidRPr="00EE7AA8">
        <w:rPr>
          <w:b/>
          <w:bCs/>
        </w:rPr>
        <w:t xml:space="preserve"> </w:t>
      </w:r>
      <w:r>
        <w:rPr>
          <w:b/>
          <w:bCs/>
        </w:rPr>
        <w:t>Reference Documents</w:t>
      </w:r>
    </w:p>
    <w:p w14:paraId="04801BEB" w14:textId="344894EC" w:rsidR="00EA3C4F" w:rsidRPr="00730B1B" w:rsidRDefault="00EA3C4F">
      <w:pPr>
        <w:jc w:val="left"/>
        <w:rPr>
          <w:rFonts w:ascii="Arial" w:eastAsia="Times New Roman" w:hAnsi="Arial" w:cs="Arial"/>
          <w:b/>
          <w:i/>
          <w:iCs/>
          <w:sz w:val="28"/>
          <w:szCs w:val="28"/>
        </w:rPr>
      </w:pPr>
    </w:p>
    <w:p w14:paraId="12FB5BA0" w14:textId="3EB878D7" w:rsidR="00EA3C4F" w:rsidRPr="00730B1B" w:rsidRDefault="00EA3C4F" w:rsidP="00EA3C4F">
      <w:pPr>
        <w:pStyle w:val="Heading2"/>
        <w:rPr>
          <w:rFonts w:ascii="Arial" w:hAnsi="Arial"/>
        </w:rPr>
      </w:pPr>
      <w:bookmarkStart w:id="29" w:name="_Toc442692799"/>
      <w:bookmarkStart w:id="30" w:name="_Toc96549660"/>
      <w:bookmarkStart w:id="31" w:name="_Toc96549977"/>
      <w:r w:rsidRPr="00730B1B">
        <w:rPr>
          <w:rFonts w:ascii="Arial" w:hAnsi="Arial"/>
        </w:rPr>
        <w:lastRenderedPageBreak/>
        <w:t>Order of Precedence</w:t>
      </w:r>
      <w:bookmarkEnd w:id="29"/>
      <w:bookmarkEnd w:id="30"/>
      <w:bookmarkEnd w:id="31"/>
    </w:p>
    <w:p w14:paraId="418A3E8F" w14:textId="77777777" w:rsidR="00EA3C4F" w:rsidRPr="00730B1B" w:rsidRDefault="00EA3C4F" w:rsidP="003633E0">
      <w:pPr>
        <w:pStyle w:val="BodyText"/>
        <w:ind w:left="360"/>
      </w:pPr>
      <w:r w:rsidRPr="00730B1B">
        <w:t xml:space="preserve">In the event of a conflict between the text of this specification and an applicable document cited herein, the </w:t>
      </w:r>
      <w:r w:rsidRPr="002C2ECE">
        <w:t>text</w:t>
      </w:r>
      <w:r w:rsidRPr="00730B1B">
        <w:t xml:space="preserve"> of this specification takes precedence without any exceptions.</w:t>
      </w:r>
    </w:p>
    <w:p w14:paraId="6F8EC7B7" w14:textId="77777777" w:rsidR="00EA3C4F" w:rsidRPr="00730B1B" w:rsidRDefault="00EA3C4F" w:rsidP="00683DF7">
      <w:pPr>
        <w:pStyle w:val="BodyText"/>
        <w:ind w:left="0"/>
      </w:pPr>
    </w:p>
    <w:p w14:paraId="1A1B3443" w14:textId="563E3B4F" w:rsidR="001007A1" w:rsidRPr="00730B1B" w:rsidRDefault="00EA3C4F" w:rsidP="00FA6EE4">
      <w:pPr>
        <w:pStyle w:val="BodyText"/>
        <w:ind w:left="360"/>
      </w:pPr>
      <w:r w:rsidRPr="00730B1B">
        <w:t>All specifications, standards, exhibits, drawings</w:t>
      </w:r>
      <w:r w:rsidR="00683DF7" w:rsidRPr="00730B1B">
        <w:t>,</w:t>
      </w:r>
      <w:r w:rsidRPr="00730B1B">
        <w:t xml:space="preserve"> or other documents that are invoked as “applicable” in this specification are incorporated as cited.  All documents that are referred to </w:t>
      </w:r>
      <w:r w:rsidRPr="002C2ECE">
        <w:t>within</w:t>
      </w:r>
      <w:r w:rsidRPr="00730B1B">
        <w:t xml:space="preserve"> </w:t>
      </w:r>
      <w:r w:rsidRPr="002C2ECE">
        <w:t>an app</w:t>
      </w:r>
      <w:r w:rsidR="002C2ECE" w:rsidRPr="002C2ECE">
        <w:t>licabl</w:t>
      </w:r>
      <w:r w:rsidRPr="002C2ECE">
        <w:t>e</w:t>
      </w:r>
      <w:r w:rsidRPr="00730B1B">
        <w:t xml:space="preserve"> </w:t>
      </w:r>
      <w:r w:rsidR="002C2ECE">
        <w:t>repor</w:t>
      </w:r>
      <w:r w:rsidRPr="002C2ECE">
        <w:t>t</w:t>
      </w:r>
      <w:r w:rsidRPr="00730B1B">
        <w:t xml:space="preserve"> </w:t>
      </w:r>
      <w:proofErr w:type="gramStart"/>
      <w:r w:rsidRPr="00730B1B">
        <w:t>are considered to be</w:t>
      </w:r>
      <w:proofErr w:type="gramEnd"/>
      <w:r w:rsidRPr="00730B1B">
        <w:t xml:space="preserve"> for guidance and information only, </w:t>
      </w:r>
      <w:r w:rsidR="002C2ECE">
        <w:t>except</w:t>
      </w:r>
      <w:r w:rsidRPr="00730B1B">
        <w:t xml:space="preserve"> </w:t>
      </w:r>
      <w:r w:rsidRPr="002C2ECE">
        <w:t>ICDs</w:t>
      </w:r>
      <w:r w:rsidRPr="00730B1B">
        <w:t xml:space="preserve"> that have their </w:t>
      </w:r>
      <w:r w:rsidR="002C2ECE">
        <w:t>relevant</w:t>
      </w:r>
      <w:r w:rsidRPr="00730B1B">
        <w:t xml:space="preserve"> </w:t>
      </w:r>
      <w:r w:rsidRPr="002C2ECE">
        <w:t>documents</w:t>
      </w:r>
      <w:r w:rsidRPr="00730B1B">
        <w:t xml:space="preserve"> </w:t>
      </w:r>
      <w:r w:rsidRPr="002C2ECE">
        <w:t>considered</w:t>
      </w:r>
      <w:r w:rsidRPr="00730B1B">
        <w:t xml:space="preserve"> to be incorporated as cited.</w:t>
      </w:r>
    </w:p>
    <w:p w14:paraId="50D19F6A" w14:textId="77777777" w:rsidR="00683DF7" w:rsidRPr="00CE32C2" w:rsidRDefault="00683DF7" w:rsidP="00AE483B">
      <w:pPr>
        <w:pStyle w:val="BodyText"/>
        <w:ind w:left="0"/>
      </w:pPr>
    </w:p>
    <w:p w14:paraId="34D008AD" w14:textId="117957DC" w:rsidR="00FB782F" w:rsidRPr="00730B1B" w:rsidRDefault="007543E1" w:rsidP="00FB782F">
      <w:pPr>
        <w:pStyle w:val="Heading1"/>
        <w:rPr>
          <w:rFonts w:ascii="Arial" w:hAnsi="Arial"/>
        </w:rPr>
      </w:pPr>
      <w:bookmarkStart w:id="32" w:name="_Toc442692800"/>
      <w:bookmarkStart w:id="33" w:name="_Toc96549661"/>
      <w:bookmarkStart w:id="34" w:name="_Toc96549978"/>
      <w:r w:rsidRPr="00730B1B">
        <w:rPr>
          <w:rFonts w:ascii="Arial" w:hAnsi="Arial"/>
        </w:rPr>
        <w:t>Requirements</w:t>
      </w:r>
      <w:bookmarkEnd w:id="32"/>
      <w:bookmarkEnd w:id="33"/>
      <w:bookmarkEnd w:id="34"/>
    </w:p>
    <w:p w14:paraId="2D82BF25" w14:textId="0C5EE4E4" w:rsidR="00D922DD" w:rsidRPr="00730B1B" w:rsidRDefault="00D922DD" w:rsidP="001255DE">
      <w:pPr>
        <w:pStyle w:val="BodyText"/>
        <w:ind w:left="360"/>
      </w:pPr>
      <w:r w:rsidRPr="00730B1B">
        <w:t xml:space="preserve">This section defines the minimum requirements that the development item(s) must meet.  The </w:t>
      </w:r>
      <w:r w:rsidRPr="002C2ECE">
        <w:t>requirements</w:t>
      </w:r>
      <w:r w:rsidRPr="00730B1B">
        <w:t xml:space="preserve"> and constraints that apply to performance, design, interoperability, reliability, etc., of the </w:t>
      </w:r>
      <w:r w:rsidRPr="002C2ECE">
        <w:t>system</w:t>
      </w:r>
      <w:r w:rsidR="002C2ECE">
        <w:t>,</w:t>
      </w:r>
      <w:r w:rsidRPr="00730B1B">
        <w:t xml:space="preserve"> are covered.</w:t>
      </w:r>
    </w:p>
    <w:p w14:paraId="32F5F391" w14:textId="26AC577E" w:rsidR="00FB782F" w:rsidRPr="00730B1B" w:rsidRDefault="00D922DD" w:rsidP="00FB782F">
      <w:pPr>
        <w:pStyle w:val="Heading2"/>
        <w:rPr>
          <w:rFonts w:ascii="Arial" w:hAnsi="Arial"/>
        </w:rPr>
      </w:pPr>
      <w:bookmarkStart w:id="35" w:name="_Toc442692801"/>
      <w:bookmarkStart w:id="36" w:name="_Toc96549662"/>
      <w:bookmarkStart w:id="37" w:name="_Toc96549979"/>
      <w:r w:rsidRPr="00730B1B">
        <w:rPr>
          <w:rFonts w:ascii="Arial" w:hAnsi="Arial"/>
        </w:rPr>
        <w:t>System Definition</w:t>
      </w:r>
      <w:bookmarkEnd w:id="35"/>
      <w:bookmarkEnd w:id="36"/>
      <w:bookmarkEnd w:id="37"/>
    </w:p>
    <w:p w14:paraId="21F89542" w14:textId="463EE727" w:rsidR="00A32CF4" w:rsidRDefault="008A56FD" w:rsidP="00FA6EE4">
      <w:pPr>
        <w:ind w:left="288"/>
        <w:rPr>
          <w:rFonts w:cs="Arial"/>
        </w:rPr>
      </w:pPr>
      <w:r>
        <w:t>The Chilly Dog is a battery powered air conditioning unit paired with an application that cools the internal temperature of a vehicle with the purpose of creating a safe environment for a K-9. The Chilly Dog is broken into 4 systems</w:t>
      </w:r>
      <w:r w:rsidR="00C15DD4">
        <w:rPr>
          <w:rFonts w:cs="Arial"/>
        </w:rPr>
        <w:t xml:space="preserve"> as seen in Figure 3.1. </w:t>
      </w:r>
      <w:r w:rsidR="00C605E0">
        <w:rPr>
          <w:rFonts w:cs="Arial"/>
        </w:rPr>
        <w:t xml:space="preserve">They will all work together to </w:t>
      </w:r>
      <w:r w:rsidR="009407B0">
        <w:rPr>
          <w:rFonts w:cs="Arial"/>
        </w:rPr>
        <w:t xml:space="preserve">provide </w:t>
      </w:r>
      <w:r w:rsidR="009C6EF5">
        <w:rPr>
          <w:rFonts w:cs="Arial"/>
        </w:rPr>
        <w:t xml:space="preserve">sufficient </w:t>
      </w:r>
      <w:r w:rsidR="009407B0">
        <w:rPr>
          <w:rFonts w:cs="Arial"/>
        </w:rPr>
        <w:t>cooling to the vehicle</w:t>
      </w:r>
      <w:r w:rsidR="009C6EF5">
        <w:rPr>
          <w:rFonts w:cs="Arial"/>
        </w:rPr>
        <w:t xml:space="preserve"> based on the user’s desired temperature. </w:t>
      </w:r>
      <w:r w:rsidR="00C55502">
        <w:rPr>
          <w:rFonts w:cs="Arial"/>
        </w:rPr>
        <w:t xml:space="preserve">The </w:t>
      </w:r>
      <w:r w:rsidR="00652EE1">
        <w:rPr>
          <w:rFonts w:cs="Arial"/>
        </w:rPr>
        <w:t>Chilly Dog</w:t>
      </w:r>
      <w:r w:rsidR="002A5A2A">
        <w:rPr>
          <w:rFonts w:cs="Arial"/>
        </w:rPr>
        <w:t xml:space="preserve"> </w:t>
      </w:r>
      <w:r w:rsidR="00DA329A">
        <w:rPr>
          <w:rFonts w:cs="Arial"/>
        </w:rPr>
        <w:t xml:space="preserve">is made up by </w:t>
      </w:r>
      <w:r w:rsidR="002815BC">
        <w:rPr>
          <w:rFonts w:cs="Arial"/>
        </w:rPr>
        <w:t xml:space="preserve">power, </w:t>
      </w:r>
      <w:r w:rsidR="002B667A">
        <w:rPr>
          <w:rFonts w:cs="Arial"/>
        </w:rPr>
        <w:t xml:space="preserve">microcontroller, </w:t>
      </w:r>
      <w:r w:rsidR="00DC244A">
        <w:rPr>
          <w:rFonts w:cs="Arial"/>
        </w:rPr>
        <w:t>V</w:t>
      </w:r>
      <w:r w:rsidR="00652EE1">
        <w:rPr>
          <w:rFonts w:cs="Arial"/>
        </w:rPr>
        <w:t xml:space="preserve">AC, and application subsystems. </w:t>
      </w:r>
    </w:p>
    <w:p w14:paraId="7C171604" w14:textId="77777777" w:rsidR="0075088A" w:rsidRDefault="0075088A" w:rsidP="0075088A">
      <w:pPr>
        <w:ind w:left="288"/>
        <w:rPr>
          <w:rFonts w:cs="Arial"/>
        </w:rPr>
      </w:pPr>
    </w:p>
    <w:p w14:paraId="1FAB612F" w14:textId="0E086DEA" w:rsidR="00D922DD" w:rsidRPr="00730B1B" w:rsidRDefault="009C21F7" w:rsidP="008C194E">
      <w:pPr>
        <w:pStyle w:val="BodyText"/>
        <w:jc w:val="center"/>
      </w:pPr>
      <w:r>
        <w:t> </w:t>
      </w:r>
      <w:r>
        <w:rPr>
          <w:noProof/>
        </w:rPr>
        <w:drawing>
          <wp:inline distT="0" distB="0" distL="0" distR="0" wp14:anchorId="75D81A46" wp14:editId="2876204C">
            <wp:extent cx="2584174" cy="3336082"/>
            <wp:effectExtent l="0" t="0" r="6985"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8787" cy="3342037"/>
                    </a:xfrm>
                    <a:prstGeom prst="rect">
                      <a:avLst/>
                    </a:prstGeom>
                    <a:noFill/>
                    <a:ln>
                      <a:noFill/>
                    </a:ln>
                  </pic:spPr>
                </pic:pic>
              </a:graphicData>
            </a:graphic>
          </wp:inline>
        </w:drawing>
      </w:r>
    </w:p>
    <w:p w14:paraId="7F13914E" w14:textId="60BE6844" w:rsidR="00286193" w:rsidRPr="00730B1B" w:rsidRDefault="00286193" w:rsidP="00BD1274">
      <w:pPr>
        <w:pStyle w:val="BodyText"/>
      </w:pPr>
    </w:p>
    <w:p w14:paraId="5D43DB7F" w14:textId="3BE6DA80" w:rsidR="00D922DD" w:rsidRPr="00730B1B" w:rsidRDefault="00D922DD" w:rsidP="00D922DD">
      <w:pPr>
        <w:pStyle w:val="Caption"/>
        <w:framePr w:w="0" w:hRule="auto" w:hSpace="0" w:wrap="auto" w:vAnchor="margin" w:hAnchor="text" w:xAlign="left" w:yAlign="inline"/>
        <w:jc w:val="both"/>
        <w:rPr>
          <w:rFonts w:ascii="Arial" w:hAnsi="Arial" w:cs="Arial"/>
        </w:rPr>
      </w:pPr>
      <w:bookmarkStart w:id="38" w:name="_Toc442692813"/>
      <w:r w:rsidRPr="00730B1B">
        <w:rPr>
          <w:rFonts w:ascii="Arial" w:hAnsi="Arial" w:cs="Arial"/>
        </w:rPr>
        <w:t xml:space="preserve">Figure </w:t>
      </w:r>
      <w:r w:rsidR="00272E2C">
        <w:rPr>
          <w:rFonts w:ascii="Arial" w:hAnsi="Arial" w:cs="Arial"/>
        </w:rPr>
        <w:t xml:space="preserve">4: </w:t>
      </w:r>
      <w:r w:rsidRPr="00730B1B">
        <w:rPr>
          <w:rFonts w:ascii="Arial" w:hAnsi="Arial" w:cs="Arial"/>
        </w:rPr>
        <w:t>Block Diagram of System</w:t>
      </w:r>
      <w:bookmarkEnd w:id="38"/>
    </w:p>
    <w:p w14:paraId="39C99619" w14:textId="43B2EB39" w:rsidR="00D922DD" w:rsidRPr="00730B1B" w:rsidRDefault="00D922DD" w:rsidP="006820C8">
      <w:pPr>
        <w:pStyle w:val="BodyText"/>
        <w:ind w:left="0"/>
      </w:pPr>
    </w:p>
    <w:p w14:paraId="51727F60" w14:textId="77777777" w:rsidR="00FA6EE4" w:rsidRDefault="00FA6EE4" w:rsidP="006820C8">
      <w:pPr>
        <w:pStyle w:val="BodyText"/>
        <w:ind w:left="0" w:firstLine="720"/>
      </w:pPr>
    </w:p>
    <w:p w14:paraId="3D4CC23E" w14:textId="77777777" w:rsidR="00FA6EE4" w:rsidRDefault="00FA6EE4" w:rsidP="006820C8">
      <w:pPr>
        <w:pStyle w:val="BodyText"/>
        <w:ind w:left="0" w:firstLine="720"/>
      </w:pPr>
    </w:p>
    <w:p w14:paraId="56245892" w14:textId="77777777" w:rsidR="00FA6EE4" w:rsidRDefault="00FA6EE4" w:rsidP="006820C8">
      <w:pPr>
        <w:pStyle w:val="BodyText"/>
        <w:ind w:left="0" w:firstLine="720"/>
      </w:pPr>
    </w:p>
    <w:p w14:paraId="0C5E8164" w14:textId="68F5C05A" w:rsidR="00CE51A4" w:rsidRDefault="00AE64B8" w:rsidP="001255DE">
      <w:pPr>
        <w:pStyle w:val="BodyText"/>
        <w:ind w:left="576"/>
      </w:pPr>
      <w:r>
        <w:t xml:space="preserve">The first stage of the block diagram is the power subsystem. </w:t>
      </w:r>
      <w:r w:rsidR="002A3439">
        <w:t xml:space="preserve">Power is routed to the battery </w:t>
      </w:r>
      <w:r w:rsidR="00945ABA">
        <w:t xml:space="preserve">from a </w:t>
      </w:r>
      <w:r w:rsidR="00E57CCE">
        <w:t>1</w:t>
      </w:r>
      <w:r w:rsidR="00B0331D">
        <w:t>8</w:t>
      </w:r>
      <w:r w:rsidR="00E57CCE">
        <w:t>V, 100W solar panel</w:t>
      </w:r>
      <w:r w:rsidR="00CE51A4">
        <w:t xml:space="preserve">. </w:t>
      </w:r>
      <w:r w:rsidR="00C53F03">
        <w:t xml:space="preserve">The solar panel will provide very slow recharging capabilities, so it will </w:t>
      </w:r>
      <w:r w:rsidR="001D697A">
        <w:t xml:space="preserve">send power to the battery </w:t>
      </w:r>
      <w:r w:rsidR="00884CA0">
        <w:t xml:space="preserve">after going through a solar charge controller </w:t>
      </w:r>
      <w:r w:rsidR="001D697A">
        <w:t>while the system is o</w:t>
      </w:r>
      <w:r w:rsidR="006E64FE">
        <w:t>n</w:t>
      </w:r>
      <w:r w:rsidR="001D697A">
        <w:t xml:space="preserve">. </w:t>
      </w:r>
      <w:r w:rsidR="3CF65376">
        <w:t>The</w:t>
      </w:r>
      <w:r w:rsidR="00DC05F3">
        <w:t xml:space="preserve"> battery will </w:t>
      </w:r>
      <w:r w:rsidR="00605234">
        <w:t>send voltage to the</w:t>
      </w:r>
      <w:r w:rsidR="00032BA2">
        <w:t xml:space="preserve"> </w:t>
      </w:r>
      <w:r w:rsidR="00C667B8">
        <w:t>V</w:t>
      </w:r>
      <w:r w:rsidR="00032BA2">
        <w:t xml:space="preserve">AC and microcontroller subsystems, after going through converters to give the necessary voltages. </w:t>
      </w:r>
    </w:p>
    <w:p w14:paraId="23AEDEFF" w14:textId="77777777" w:rsidR="001255DE" w:rsidRDefault="001255DE" w:rsidP="001255DE">
      <w:pPr>
        <w:pStyle w:val="BodyText"/>
        <w:ind w:left="0"/>
      </w:pPr>
    </w:p>
    <w:p w14:paraId="5918D3AF" w14:textId="50388764" w:rsidR="00DC05F3" w:rsidRDefault="00191C5A" w:rsidP="001255DE">
      <w:pPr>
        <w:pStyle w:val="BodyText"/>
        <w:ind w:left="576"/>
      </w:pPr>
      <w:r>
        <w:t>The microcontrol</w:t>
      </w:r>
      <w:r w:rsidR="00CF5C03">
        <w:t xml:space="preserve">ler subsystem </w:t>
      </w:r>
      <w:proofErr w:type="gramStart"/>
      <w:r w:rsidR="001C3AAC">
        <w:t>is in charge of</w:t>
      </w:r>
      <w:proofErr w:type="gramEnd"/>
      <w:r w:rsidR="001C3AAC">
        <w:t xml:space="preserve"> </w:t>
      </w:r>
      <w:r w:rsidR="00D91739">
        <w:t xml:space="preserve">controlling the </w:t>
      </w:r>
      <w:r w:rsidR="006B3D7E">
        <w:t xml:space="preserve">air output from the </w:t>
      </w:r>
      <w:r w:rsidR="00C667B8">
        <w:t>V</w:t>
      </w:r>
      <w:r w:rsidR="006B3D7E">
        <w:t xml:space="preserve">AC system. It will do this by </w:t>
      </w:r>
      <w:r w:rsidR="001C3AAC">
        <w:t xml:space="preserve">comparing the </w:t>
      </w:r>
      <w:r w:rsidR="00C66B6B">
        <w:t>current temperature in the vehicle</w:t>
      </w:r>
      <w:r w:rsidR="00811EF2">
        <w:t xml:space="preserve"> from a sensor reading</w:t>
      </w:r>
      <w:r w:rsidR="0011459A">
        <w:t xml:space="preserve"> </w:t>
      </w:r>
      <w:r w:rsidR="00C66B6B">
        <w:t>to the data sent from the application.</w:t>
      </w:r>
      <w:r w:rsidR="008C0412">
        <w:t xml:space="preserve"> If the two numbers don’t line up, the </w:t>
      </w:r>
      <w:r w:rsidR="00445BD4">
        <w:t xml:space="preserve">microcontroller will tell the </w:t>
      </w:r>
      <w:r w:rsidR="00C667B8">
        <w:t>V</w:t>
      </w:r>
      <w:r w:rsidR="00445BD4">
        <w:t xml:space="preserve">AC system to </w:t>
      </w:r>
      <w:r w:rsidR="000957AF">
        <w:t xml:space="preserve">either stop blowing air if the car is too cold or </w:t>
      </w:r>
      <w:r w:rsidR="000E5CD8">
        <w:t xml:space="preserve">to cool the car down if the current temperature is too high. </w:t>
      </w:r>
      <w:r w:rsidR="79117068">
        <w:t>The micro</w:t>
      </w:r>
      <w:r w:rsidR="0076DBDE">
        <w:t xml:space="preserve">controller will also </w:t>
      </w:r>
      <w:r w:rsidR="348D4A3B">
        <w:t>read the outside temperature</w:t>
      </w:r>
      <w:r w:rsidR="41D5A258">
        <w:t xml:space="preserve"> and </w:t>
      </w:r>
      <w:r w:rsidR="12D01429">
        <w:t xml:space="preserve">battery life and send that information to the modem, </w:t>
      </w:r>
      <w:r w:rsidR="39143C8B">
        <w:t xml:space="preserve">which will send </w:t>
      </w:r>
      <w:r w:rsidR="3C064EE6">
        <w:t xml:space="preserve">it to the </w:t>
      </w:r>
      <w:r w:rsidR="5E402976">
        <w:t>application.</w:t>
      </w:r>
    </w:p>
    <w:p w14:paraId="58E36AF4" w14:textId="77777777" w:rsidR="0011459A" w:rsidRDefault="0011459A" w:rsidP="00613877">
      <w:pPr>
        <w:pStyle w:val="BodyText"/>
      </w:pPr>
    </w:p>
    <w:p w14:paraId="5DF27570" w14:textId="556DA76E" w:rsidR="002669A5" w:rsidRDefault="00835708" w:rsidP="001255DE">
      <w:pPr>
        <w:pStyle w:val="BodyText"/>
        <w:ind w:left="576"/>
      </w:pPr>
      <w:r>
        <w:t xml:space="preserve">The </w:t>
      </w:r>
      <w:r w:rsidR="007139BB">
        <w:t>V</w:t>
      </w:r>
      <w:r>
        <w:t xml:space="preserve">AC subsystem will take the input from the </w:t>
      </w:r>
      <w:r w:rsidR="00663E8A">
        <w:t xml:space="preserve">microcontroller and power from the battery </w:t>
      </w:r>
      <w:r w:rsidR="00B714AC">
        <w:t xml:space="preserve">and </w:t>
      </w:r>
      <w:r w:rsidR="005741C3">
        <w:t>provide necessary cooling</w:t>
      </w:r>
      <w:r w:rsidR="00322495">
        <w:t xml:space="preserve"> to the car.</w:t>
      </w:r>
      <w:r w:rsidR="00B60599">
        <w:t xml:space="preserve"> </w:t>
      </w:r>
      <w:r w:rsidR="00557E2E">
        <w:t xml:space="preserve">It </w:t>
      </w:r>
      <w:r w:rsidR="00DD5457">
        <w:t xml:space="preserve">will require an inverter to convert the battery input to an AC voltage, which is standard in </w:t>
      </w:r>
      <w:r w:rsidR="007139BB">
        <w:t>V</w:t>
      </w:r>
      <w:r w:rsidR="00DD5457">
        <w:t xml:space="preserve">AC systems. </w:t>
      </w:r>
      <w:r w:rsidR="00EC17A4">
        <w:t xml:space="preserve">Our </w:t>
      </w:r>
      <w:r w:rsidR="007139BB">
        <w:t>V</w:t>
      </w:r>
      <w:r w:rsidR="00EC17A4">
        <w:t xml:space="preserve">AC system </w:t>
      </w:r>
      <w:r w:rsidR="00B72E3A">
        <w:t xml:space="preserve">will </w:t>
      </w:r>
      <w:r w:rsidR="0093470D">
        <w:t xml:space="preserve">also </w:t>
      </w:r>
      <w:r w:rsidR="00B72E3A">
        <w:t>handle the exhaust</w:t>
      </w:r>
      <w:r w:rsidR="006C4D91">
        <w:t xml:space="preserve"> that comes with air conditioners</w:t>
      </w:r>
      <w:r w:rsidR="0093470D">
        <w:t xml:space="preserve">. </w:t>
      </w:r>
    </w:p>
    <w:p w14:paraId="61EBE9A7" w14:textId="77777777" w:rsidR="0093470D" w:rsidRDefault="0093470D" w:rsidP="00613877">
      <w:pPr>
        <w:pStyle w:val="BodyText"/>
      </w:pPr>
    </w:p>
    <w:p w14:paraId="19536A1F" w14:textId="4C3A1D83" w:rsidR="0093470D" w:rsidRDefault="005D0587" w:rsidP="001255DE">
      <w:pPr>
        <w:pStyle w:val="BodyText"/>
        <w:ind w:left="576"/>
      </w:pPr>
      <w:r>
        <w:t xml:space="preserve">The phone application </w:t>
      </w:r>
      <w:r w:rsidR="002C1008">
        <w:t xml:space="preserve">sends data </w:t>
      </w:r>
      <w:r w:rsidR="00A36C9F">
        <w:t>to the microcontroller based on what the user inputs</w:t>
      </w:r>
      <w:r w:rsidR="00E83401">
        <w:t xml:space="preserve"> through an internet connection</w:t>
      </w:r>
      <w:r w:rsidR="00A36C9F">
        <w:t xml:space="preserve">. </w:t>
      </w:r>
      <w:r w:rsidR="168F2660">
        <w:t xml:space="preserve">It will also receive the battery life, current car temperature, and outside temperature from the modem, which gets the data from the microcontroller. </w:t>
      </w:r>
      <w:r w:rsidR="5228F251">
        <w:t>On</w:t>
      </w:r>
      <w:r w:rsidR="00817986">
        <w:t xml:space="preserve"> the application, t</w:t>
      </w:r>
      <w:r w:rsidR="00A36C9F">
        <w:t xml:space="preserve">here will be options to input their pet’s size and </w:t>
      </w:r>
      <w:r w:rsidR="005E26F6">
        <w:t xml:space="preserve">a recommended temperature </w:t>
      </w:r>
      <w:r w:rsidR="00F57CA0">
        <w:t xml:space="preserve">will appear, but they can set </w:t>
      </w:r>
      <w:r w:rsidR="00D55956">
        <w:t>any temperature within a certain range for their dog.</w:t>
      </w:r>
      <w:r w:rsidR="005963EC">
        <w:t xml:space="preserve"> This will be the </w:t>
      </w:r>
      <w:r w:rsidR="00ED48E2">
        <w:t xml:space="preserve">primary </w:t>
      </w:r>
      <w:r w:rsidR="00CD44E9">
        <w:t xml:space="preserve">interface the user sees, other than the panel on the </w:t>
      </w:r>
      <w:r w:rsidR="00ED48E2">
        <w:t>box with the power button.</w:t>
      </w:r>
    </w:p>
    <w:p w14:paraId="25F79734" w14:textId="77777777" w:rsidR="00BC447F" w:rsidRDefault="00BC447F" w:rsidP="00613877">
      <w:pPr>
        <w:pStyle w:val="BodyText"/>
      </w:pPr>
    </w:p>
    <w:p w14:paraId="08BD55D8" w14:textId="77777777" w:rsidR="00D922DD" w:rsidRPr="00730B1B" w:rsidRDefault="00D922DD" w:rsidP="00FB782F">
      <w:pPr>
        <w:rPr>
          <w:rFonts w:ascii="Arial" w:hAnsi="Arial" w:cs="Arial"/>
        </w:rPr>
      </w:pPr>
    </w:p>
    <w:p w14:paraId="7C064B3E" w14:textId="5B436E70" w:rsidR="00FB782F" w:rsidRPr="00EE3302" w:rsidRDefault="00D922DD" w:rsidP="00FB782F">
      <w:pPr>
        <w:pStyle w:val="Heading2"/>
        <w:rPr>
          <w:rFonts w:ascii="Arial" w:hAnsi="Arial"/>
        </w:rPr>
      </w:pPr>
      <w:bookmarkStart w:id="39" w:name="_Toc442692802"/>
      <w:bookmarkStart w:id="40" w:name="_Toc96549663"/>
      <w:bookmarkStart w:id="41" w:name="_Toc96549980"/>
      <w:r w:rsidRPr="00730B1B">
        <w:rPr>
          <w:rFonts w:ascii="Arial" w:hAnsi="Arial"/>
        </w:rPr>
        <w:t>Characteristics</w:t>
      </w:r>
      <w:bookmarkEnd w:id="39"/>
      <w:bookmarkEnd w:id="40"/>
      <w:bookmarkEnd w:id="41"/>
    </w:p>
    <w:p w14:paraId="6B5042F6" w14:textId="77777777" w:rsidR="00D922DD" w:rsidRPr="00BD1274" w:rsidRDefault="00D922DD" w:rsidP="00D922DD">
      <w:pPr>
        <w:pStyle w:val="Heading3"/>
        <w:rPr>
          <w:rFonts w:ascii="Arial" w:hAnsi="Arial"/>
          <w:sz w:val="28"/>
          <w:szCs w:val="28"/>
        </w:rPr>
      </w:pPr>
      <w:bookmarkStart w:id="42" w:name="_Toc442692803"/>
      <w:bookmarkStart w:id="43" w:name="_Toc96549664"/>
      <w:bookmarkStart w:id="44" w:name="_Toc96549981"/>
      <w:r w:rsidRPr="00BD1274">
        <w:rPr>
          <w:rFonts w:ascii="Arial" w:hAnsi="Arial"/>
          <w:sz w:val="28"/>
          <w:szCs w:val="28"/>
        </w:rPr>
        <w:t>Functional / Performance Requirements</w:t>
      </w:r>
      <w:bookmarkEnd w:id="42"/>
      <w:bookmarkEnd w:id="43"/>
      <w:bookmarkEnd w:id="44"/>
    </w:p>
    <w:p w14:paraId="1B0AB59A" w14:textId="65306952" w:rsidR="00090D70" w:rsidRPr="00E455C3" w:rsidRDefault="00005157" w:rsidP="00D9551D">
      <w:pPr>
        <w:pStyle w:val="Heading4"/>
        <w:rPr>
          <w:rFonts w:cs="Arial"/>
        </w:rPr>
      </w:pPr>
      <w:r w:rsidRPr="4C852885">
        <w:rPr>
          <w:rFonts w:cs="Arial"/>
        </w:rPr>
        <w:t>Frequency of</w:t>
      </w:r>
      <w:r w:rsidR="002477F8" w:rsidRPr="4C852885">
        <w:rPr>
          <w:rFonts w:cs="Arial"/>
        </w:rPr>
        <w:t xml:space="preserve"> Temperature</w:t>
      </w:r>
      <w:r w:rsidRPr="4C852885">
        <w:rPr>
          <w:rFonts w:cs="Arial"/>
        </w:rPr>
        <w:t xml:space="preserve"> Measurements</w:t>
      </w:r>
    </w:p>
    <w:p w14:paraId="24CC9858" w14:textId="24FD808B" w:rsidR="00654A6B" w:rsidRDefault="008212A2" w:rsidP="00E455C3">
      <w:pPr>
        <w:pStyle w:val="BodyText"/>
        <w:ind w:left="0" w:firstLine="720"/>
      </w:pPr>
      <w:r>
        <w:t xml:space="preserve">Each </w:t>
      </w:r>
      <w:r w:rsidR="002477F8">
        <w:t xml:space="preserve">temperature </w:t>
      </w:r>
      <w:r>
        <w:t>sen</w:t>
      </w:r>
      <w:r w:rsidR="00FD4709">
        <w:t>s</w:t>
      </w:r>
      <w:r>
        <w:t xml:space="preserve">or in the </w:t>
      </w:r>
      <w:r w:rsidR="002477F8">
        <w:t xml:space="preserve">Chilly Dog </w:t>
      </w:r>
      <w:r w:rsidR="00054FE9">
        <w:t>shall</w:t>
      </w:r>
      <w:r w:rsidR="002477F8">
        <w:t xml:space="preserve"> </w:t>
      </w:r>
      <w:r w:rsidR="00083AC0">
        <w:t xml:space="preserve">take a measurement </w:t>
      </w:r>
      <w:r w:rsidR="002A5453">
        <w:t xml:space="preserve">every </w:t>
      </w:r>
      <w:r w:rsidR="00F0558F">
        <w:t xml:space="preserve">minute. </w:t>
      </w:r>
    </w:p>
    <w:p w14:paraId="088EF989" w14:textId="77777777" w:rsidR="00AD6DE0" w:rsidRDefault="00AD6DE0" w:rsidP="00613877">
      <w:pPr>
        <w:pStyle w:val="BodyText"/>
      </w:pPr>
    </w:p>
    <w:p w14:paraId="02122480" w14:textId="13C2880C" w:rsidR="00090D70" w:rsidRPr="00730B1B" w:rsidRDefault="00AD6DE0" w:rsidP="00C43113">
      <w:pPr>
        <w:pStyle w:val="Rationale"/>
      </w:pPr>
      <w:r w:rsidRPr="00730B1B">
        <w:t xml:space="preserve">Rationale:  </w:t>
      </w:r>
      <w:r>
        <w:t xml:space="preserve">This frequency </w:t>
      </w:r>
      <w:r w:rsidR="00A46639">
        <w:t>i</w:t>
      </w:r>
      <w:r w:rsidR="00846C43">
        <w:t xml:space="preserve">s </w:t>
      </w:r>
      <w:r w:rsidR="00926A8B">
        <w:t xml:space="preserve">expected to report accurate </w:t>
      </w:r>
      <w:r w:rsidR="00F0558F">
        <w:t xml:space="preserve">temperature readings to the customer </w:t>
      </w:r>
      <w:r w:rsidR="007D1468">
        <w:t xml:space="preserve">while </w:t>
      </w:r>
      <w:r w:rsidR="005951C3">
        <w:t xml:space="preserve">avoiding recording excessive amount of data that could become difficult </w:t>
      </w:r>
      <w:r w:rsidR="0007051B">
        <w:t>to manage.</w:t>
      </w:r>
      <w:r w:rsidR="00247102">
        <w:t xml:space="preserve"> This frequency will also provide sufficient time </w:t>
      </w:r>
      <w:r w:rsidR="00E42386">
        <w:t xml:space="preserve">for the customer to act if the temperature rises </w:t>
      </w:r>
      <w:r w:rsidR="00C6260E">
        <w:t xml:space="preserve">above the predetermined safe range. </w:t>
      </w:r>
    </w:p>
    <w:p w14:paraId="75AF3D65" w14:textId="76647E08" w:rsidR="00090D70" w:rsidRPr="00E455C3" w:rsidRDefault="004878B3" w:rsidP="00D9551D">
      <w:pPr>
        <w:pStyle w:val="Heading4"/>
        <w:rPr>
          <w:rFonts w:cs="Arial"/>
        </w:rPr>
      </w:pPr>
      <w:r w:rsidRPr="4C852885">
        <w:rPr>
          <w:rFonts w:cs="Arial"/>
        </w:rPr>
        <w:t>Accuracy Of Measurements</w:t>
      </w:r>
    </w:p>
    <w:p w14:paraId="44BCAF46" w14:textId="006BC601" w:rsidR="00090D70" w:rsidRDefault="00090D70" w:rsidP="00E455C3">
      <w:pPr>
        <w:pStyle w:val="BodyText"/>
        <w:ind w:left="0" w:firstLine="720"/>
      </w:pPr>
      <w:r w:rsidRPr="00730B1B">
        <w:t>T</w:t>
      </w:r>
      <w:r w:rsidR="004878B3">
        <w:t xml:space="preserve">he Chilly Dog </w:t>
      </w:r>
      <w:r w:rsidR="00F536B9">
        <w:t>sensors will report</w:t>
      </w:r>
      <w:r w:rsidR="00704688">
        <w:t xml:space="preserve"> accurate data</w:t>
      </w:r>
      <w:r w:rsidR="003D6CC4">
        <w:t>.</w:t>
      </w:r>
    </w:p>
    <w:p w14:paraId="15AC3B64" w14:textId="77777777" w:rsidR="00BD1274" w:rsidRDefault="00BD1274" w:rsidP="00E455C3">
      <w:pPr>
        <w:pStyle w:val="BodyText"/>
        <w:ind w:left="0" w:firstLine="720"/>
      </w:pPr>
    </w:p>
    <w:p w14:paraId="484E1446" w14:textId="77777777" w:rsidR="002E753A" w:rsidRDefault="002E753A" w:rsidP="00613877">
      <w:pPr>
        <w:pStyle w:val="BodyText"/>
      </w:pPr>
    </w:p>
    <w:p w14:paraId="159EE7D8" w14:textId="77777777" w:rsidR="003027F4" w:rsidRDefault="003027F4" w:rsidP="00613877">
      <w:pPr>
        <w:pStyle w:val="BodyText"/>
      </w:pPr>
    </w:p>
    <w:tbl>
      <w:tblPr>
        <w:tblW w:w="9800" w:type="dxa"/>
        <w:tblLook w:val="04A0" w:firstRow="1" w:lastRow="0" w:firstColumn="1" w:lastColumn="0" w:noHBand="0" w:noVBand="1"/>
      </w:tblPr>
      <w:tblGrid>
        <w:gridCol w:w="4900"/>
        <w:gridCol w:w="4900"/>
      </w:tblGrid>
      <w:tr w:rsidR="001B5EB2" w:rsidRPr="001B5EB2" w14:paraId="5DB546D6" w14:textId="77777777" w:rsidTr="001B5EB2">
        <w:trPr>
          <w:trHeight w:val="310"/>
        </w:trPr>
        <w:tc>
          <w:tcPr>
            <w:tcW w:w="4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FA17D" w14:textId="77777777" w:rsidR="001B5EB2" w:rsidRPr="001B5EB2" w:rsidRDefault="001B5EB2" w:rsidP="001B5EB2">
            <w:pPr>
              <w:jc w:val="center"/>
              <w:rPr>
                <w:rFonts w:ascii="Arial" w:eastAsia="Times New Roman" w:hAnsi="Arial" w:cs="Arial"/>
                <w:b/>
                <w:bCs/>
                <w:color w:val="000000"/>
                <w:sz w:val="24"/>
                <w:szCs w:val="24"/>
              </w:rPr>
            </w:pPr>
            <w:r w:rsidRPr="001B5EB2">
              <w:rPr>
                <w:rFonts w:ascii="Arial" w:eastAsia="Times New Roman" w:hAnsi="Arial" w:cs="Arial"/>
                <w:b/>
                <w:bCs/>
                <w:color w:val="000000"/>
                <w:sz w:val="24"/>
                <w:szCs w:val="24"/>
              </w:rPr>
              <w:t>Sensor</w:t>
            </w:r>
          </w:p>
        </w:tc>
        <w:tc>
          <w:tcPr>
            <w:tcW w:w="4900" w:type="dxa"/>
            <w:tcBorders>
              <w:top w:val="single" w:sz="4" w:space="0" w:color="auto"/>
              <w:left w:val="nil"/>
              <w:bottom w:val="single" w:sz="4" w:space="0" w:color="auto"/>
              <w:right w:val="single" w:sz="4" w:space="0" w:color="auto"/>
            </w:tcBorders>
            <w:shd w:val="clear" w:color="auto" w:fill="auto"/>
            <w:noWrap/>
            <w:vAlign w:val="bottom"/>
            <w:hideMark/>
          </w:tcPr>
          <w:p w14:paraId="7FD306B5" w14:textId="77777777" w:rsidR="001B5EB2" w:rsidRPr="001B5EB2" w:rsidRDefault="001B5EB2" w:rsidP="001B5EB2">
            <w:pPr>
              <w:jc w:val="center"/>
              <w:rPr>
                <w:rFonts w:ascii="Arial" w:eastAsia="Times New Roman" w:hAnsi="Arial" w:cs="Arial"/>
                <w:b/>
                <w:bCs/>
                <w:color w:val="000000"/>
                <w:sz w:val="24"/>
                <w:szCs w:val="24"/>
              </w:rPr>
            </w:pPr>
            <w:r w:rsidRPr="001B5EB2">
              <w:rPr>
                <w:rFonts w:ascii="Arial" w:eastAsia="Times New Roman" w:hAnsi="Arial" w:cs="Arial"/>
                <w:b/>
                <w:bCs/>
                <w:color w:val="000000"/>
                <w:sz w:val="24"/>
                <w:szCs w:val="24"/>
              </w:rPr>
              <w:t>Accuracy</w:t>
            </w:r>
          </w:p>
        </w:tc>
      </w:tr>
      <w:tr w:rsidR="001B5EB2" w:rsidRPr="001B5EB2" w14:paraId="533C661F" w14:textId="77777777" w:rsidTr="001B5EB2">
        <w:trPr>
          <w:trHeight w:val="310"/>
        </w:trPr>
        <w:tc>
          <w:tcPr>
            <w:tcW w:w="4900" w:type="dxa"/>
            <w:tcBorders>
              <w:top w:val="nil"/>
              <w:left w:val="single" w:sz="4" w:space="0" w:color="auto"/>
              <w:bottom w:val="single" w:sz="4" w:space="0" w:color="auto"/>
              <w:right w:val="single" w:sz="4" w:space="0" w:color="auto"/>
            </w:tcBorders>
            <w:shd w:val="clear" w:color="auto" w:fill="auto"/>
            <w:noWrap/>
            <w:vAlign w:val="bottom"/>
            <w:hideMark/>
          </w:tcPr>
          <w:p w14:paraId="0E6B6DF7" w14:textId="1C0085F1" w:rsidR="001B5EB2" w:rsidRPr="001B5EB2" w:rsidRDefault="001B5EB2" w:rsidP="001B5EB2">
            <w:pPr>
              <w:jc w:val="center"/>
              <w:rPr>
                <w:rFonts w:ascii="Arial" w:eastAsia="Times New Roman" w:hAnsi="Arial" w:cs="Arial"/>
                <w:color w:val="000000"/>
                <w:sz w:val="24"/>
                <w:szCs w:val="24"/>
              </w:rPr>
            </w:pPr>
            <w:r w:rsidRPr="001B5EB2">
              <w:rPr>
                <w:rFonts w:ascii="Arial" w:eastAsia="Times New Roman" w:hAnsi="Arial" w:cs="Arial"/>
                <w:color w:val="000000"/>
                <w:sz w:val="24"/>
                <w:szCs w:val="24"/>
              </w:rPr>
              <w:t>Cabin</w:t>
            </w:r>
            <w:r w:rsidR="00612ABF">
              <w:rPr>
                <w:rFonts w:ascii="Arial" w:eastAsia="Times New Roman" w:hAnsi="Arial" w:cs="Arial"/>
                <w:color w:val="000000"/>
                <w:sz w:val="24"/>
                <w:szCs w:val="24"/>
              </w:rPr>
              <w:t xml:space="preserve"> and Outside Temperature</w:t>
            </w:r>
          </w:p>
        </w:tc>
        <w:tc>
          <w:tcPr>
            <w:tcW w:w="4900" w:type="dxa"/>
            <w:tcBorders>
              <w:top w:val="nil"/>
              <w:left w:val="nil"/>
              <w:bottom w:val="single" w:sz="4" w:space="0" w:color="auto"/>
              <w:right w:val="single" w:sz="4" w:space="0" w:color="auto"/>
            </w:tcBorders>
            <w:shd w:val="clear" w:color="auto" w:fill="auto"/>
            <w:noWrap/>
            <w:vAlign w:val="bottom"/>
            <w:hideMark/>
          </w:tcPr>
          <w:p w14:paraId="4A6657A0" w14:textId="77777777" w:rsidR="001B5EB2" w:rsidRPr="001B5EB2" w:rsidRDefault="001B5EB2" w:rsidP="001B5EB2">
            <w:pPr>
              <w:jc w:val="center"/>
              <w:rPr>
                <w:rFonts w:ascii="Arial" w:eastAsia="Times New Roman" w:hAnsi="Arial" w:cs="Arial"/>
                <w:color w:val="000000"/>
                <w:sz w:val="24"/>
                <w:szCs w:val="24"/>
              </w:rPr>
            </w:pPr>
            <w:r w:rsidRPr="001B5EB2">
              <w:rPr>
                <w:rFonts w:ascii="Arial" w:eastAsia="Times New Roman" w:hAnsi="Arial" w:cs="Arial"/>
                <w:color w:val="000000"/>
                <w:sz w:val="24"/>
                <w:szCs w:val="24"/>
              </w:rPr>
              <w:t>+ or - 1 ° C</w:t>
            </w:r>
          </w:p>
        </w:tc>
      </w:tr>
      <w:tr w:rsidR="001B5EB2" w:rsidRPr="001B5EB2" w14:paraId="31746680" w14:textId="77777777" w:rsidTr="001B5EB2">
        <w:trPr>
          <w:trHeight w:val="310"/>
        </w:trPr>
        <w:tc>
          <w:tcPr>
            <w:tcW w:w="4900" w:type="dxa"/>
            <w:tcBorders>
              <w:top w:val="nil"/>
              <w:left w:val="single" w:sz="4" w:space="0" w:color="auto"/>
              <w:bottom w:val="single" w:sz="4" w:space="0" w:color="auto"/>
              <w:right w:val="single" w:sz="4" w:space="0" w:color="auto"/>
            </w:tcBorders>
            <w:shd w:val="clear" w:color="auto" w:fill="auto"/>
            <w:noWrap/>
            <w:vAlign w:val="bottom"/>
            <w:hideMark/>
          </w:tcPr>
          <w:p w14:paraId="4F269AAA" w14:textId="77777777" w:rsidR="001B5EB2" w:rsidRPr="001B5EB2" w:rsidRDefault="001B5EB2" w:rsidP="001B5EB2">
            <w:pPr>
              <w:jc w:val="center"/>
              <w:rPr>
                <w:rFonts w:ascii="Arial" w:eastAsia="Times New Roman" w:hAnsi="Arial" w:cs="Arial"/>
                <w:color w:val="000000"/>
                <w:sz w:val="24"/>
                <w:szCs w:val="24"/>
              </w:rPr>
            </w:pPr>
            <w:r w:rsidRPr="001B5EB2">
              <w:rPr>
                <w:rFonts w:ascii="Arial" w:eastAsia="Times New Roman" w:hAnsi="Arial" w:cs="Arial"/>
                <w:color w:val="000000"/>
                <w:sz w:val="24"/>
                <w:szCs w:val="24"/>
              </w:rPr>
              <w:t>Battery Life</w:t>
            </w:r>
          </w:p>
        </w:tc>
        <w:tc>
          <w:tcPr>
            <w:tcW w:w="4900" w:type="dxa"/>
            <w:tcBorders>
              <w:top w:val="nil"/>
              <w:left w:val="nil"/>
              <w:bottom w:val="single" w:sz="4" w:space="0" w:color="auto"/>
              <w:right w:val="single" w:sz="4" w:space="0" w:color="auto"/>
            </w:tcBorders>
            <w:shd w:val="clear" w:color="auto" w:fill="auto"/>
            <w:noWrap/>
            <w:vAlign w:val="bottom"/>
            <w:hideMark/>
          </w:tcPr>
          <w:p w14:paraId="170838B6" w14:textId="77777777" w:rsidR="001B5EB2" w:rsidRPr="001B5EB2" w:rsidRDefault="001B5EB2" w:rsidP="001B5EB2">
            <w:pPr>
              <w:jc w:val="center"/>
              <w:rPr>
                <w:rFonts w:ascii="Arial" w:eastAsia="Times New Roman" w:hAnsi="Arial" w:cs="Arial"/>
                <w:color w:val="000000"/>
                <w:sz w:val="24"/>
                <w:szCs w:val="24"/>
              </w:rPr>
            </w:pPr>
            <w:r w:rsidRPr="001B5EB2">
              <w:rPr>
                <w:rFonts w:ascii="Arial" w:eastAsia="Times New Roman" w:hAnsi="Arial" w:cs="Arial"/>
                <w:color w:val="000000"/>
                <w:sz w:val="24"/>
                <w:szCs w:val="24"/>
              </w:rPr>
              <w:t>+ or - 1 %</w:t>
            </w:r>
          </w:p>
        </w:tc>
      </w:tr>
    </w:tbl>
    <w:p w14:paraId="40C87FBF" w14:textId="335D0181" w:rsidR="00090D70" w:rsidRPr="00730B1B" w:rsidRDefault="00BD1274" w:rsidP="00BD1274">
      <w:r w:rsidRPr="00EE7AA8">
        <w:rPr>
          <w:b/>
          <w:bCs/>
        </w:rPr>
        <w:t xml:space="preserve">Table </w:t>
      </w:r>
      <w:r>
        <w:rPr>
          <w:b/>
          <w:bCs/>
        </w:rPr>
        <w:t>4.</w:t>
      </w:r>
      <w:r w:rsidRPr="00EE7AA8">
        <w:rPr>
          <w:b/>
          <w:bCs/>
        </w:rPr>
        <w:t xml:space="preserve"> </w:t>
      </w:r>
      <w:r>
        <w:rPr>
          <w:b/>
          <w:bCs/>
        </w:rPr>
        <w:t>Measurement Accuracy</w:t>
      </w:r>
    </w:p>
    <w:p w14:paraId="42F9B9E1" w14:textId="77777777" w:rsidR="00BD1274" w:rsidRDefault="00BD1274" w:rsidP="00C43113">
      <w:pPr>
        <w:pStyle w:val="Rationale"/>
      </w:pPr>
    </w:p>
    <w:p w14:paraId="7536A1AD" w14:textId="00ED5E4F" w:rsidR="00FB782F" w:rsidRPr="00730B1B" w:rsidRDefault="00090D70" w:rsidP="00C43113">
      <w:pPr>
        <w:pStyle w:val="Rationale"/>
      </w:pPr>
      <w:r w:rsidRPr="00730B1B">
        <w:t xml:space="preserve">Rationale:  </w:t>
      </w:r>
      <w:r w:rsidR="00AB26A3">
        <w:t xml:space="preserve">These are standard values that most sensors of decent quality </w:t>
      </w:r>
      <w:r w:rsidR="001C0D7C">
        <w:t>can</w:t>
      </w:r>
      <w:r w:rsidR="00AB26A3">
        <w:t xml:space="preserve"> achieve</w:t>
      </w:r>
      <w:r w:rsidR="00116AE8">
        <w:t xml:space="preserve">. </w:t>
      </w:r>
      <w:r w:rsidR="009333A9">
        <w:t>Accuracy of</w:t>
      </w:r>
      <w:r w:rsidR="005D0F83">
        <w:t xml:space="preserve"> measurements</w:t>
      </w:r>
      <w:r w:rsidR="009333A9">
        <w:t xml:space="preserve"> </w:t>
      </w:r>
      <w:r w:rsidR="007C068E">
        <w:t>are</w:t>
      </w:r>
      <w:r w:rsidR="009333A9">
        <w:t xml:space="preserve"> key in Chilly Dog as the health and comfortability of the customers pet </w:t>
      </w:r>
      <w:r w:rsidR="005D0F83">
        <w:t>is</w:t>
      </w:r>
      <w:r w:rsidR="009333A9">
        <w:t xml:space="preserve"> of essence</w:t>
      </w:r>
      <w:r w:rsidR="005D0F83">
        <w:t>.</w:t>
      </w:r>
    </w:p>
    <w:p w14:paraId="7ECBAC38" w14:textId="52F2570D" w:rsidR="00FD4FF8" w:rsidRPr="00E455C3" w:rsidRDefault="00E822BA" w:rsidP="00D9551D">
      <w:pPr>
        <w:pStyle w:val="Heading4"/>
        <w:rPr>
          <w:rFonts w:cs="Arial"/>
        </w:rPr>
      </w:pPr>
      <w:r w:rsidRPr="4C852885">
        <w:rPr>
          <w:rFonts w:cs="Arial"/>
        </w:rPr>
        <w:t>Device Environment</w:t>
      </w:r>
      <w:r w:rsidR="008B7C6F" w:rsidRPr="4C852885">
        <w:rPr>
          <w:rFonts w:cs="Arial"/>
        </w:rPr>
        <w:t xml:space="preserve"> </w:t>
      </w:r>
    </w:p>
    <w:p w14:paraId="669AE231" w14:textId="00A0750B" w:rsidR="00FD4FF8" w:rsidRPr="00730B1B" w:rsidRDefault="00FD4FF8" w:rsidP="00E455C3">
      <w:pPr>
        <w:pStyle w:val="BodyText"/>
        <w:ind w:left="720"/>
      </w:pPr>
      <w:r w:rsidRPr="00730B1B">
        <w:t xml:space="preserve">The </w:t>
      </w:r>
      <w:r w:rsidR="009D783C">
        <w:t xml:space="preserve">components of the </w:t>
      </w:r>
      <w:r w:rsidR="008B7C6F">
        <w:t xml:space="preserve">Chilly Dog </w:t>
      </w:r>
      <w:r w:rsidRPr="00730B1B">
        <w:t xml:space="preserve">shall </w:t>
      </w:r>
      <w:r w:rsidR="009D783C">
        <w:t>function in ambient temperatures of up to 1</w:t>
      </w:r>
      <w:r w:rsidR="00AE49D5">
        <w:t>3</w:t>
      </w:r>
      <w:r w:rsidR="009D783C">
        <w:t xml:space="preserve">0 degrees </w:t>
      </w:r>
      <w:r w:rsidR="00E27972">
        <w:t>Fahrenheit.</w:t>
      </w:r>
    </w:p>
    <w:p w14:paraId="5EE469C2" w14:textId="77777777" w:rsidR="00FD4FF8" w:rsidRPr="00730B1B" w:rsidRDefault="00FD4FF8" w:rsidP="00FD4FF8">
      <w:pPr>
        <w:pStyle w:val="BodyText"/>
      </w:pPr>
    </w:p>
    <w:p w14:paraId="7BBA3042" w14:textId="68473620" w:rsidR="00FD4FF8" w:rsidRPr="00730B1B" w:rsidRDefault="00FD4FF8" w:rsidP="00A0608C">
      <w:pPr>
        <w:pStyle w:val="Rationale"/>
      </w:pPr>
      <w:r w:rsidRPr="00730B1B">
        <w:t xml:space="preserve">Rationale:  </w:t>
      </w:r>
      <w:r w:rsidR="00E27972">
        <w:t>The Chilly Dog must be able to withstand extreme heat as it will be placed inside a vehicle.</w:t>
      </w:r>
    </w:p>
    <w:p w14:paraId="1ABF7EFF" w14:textId="03CF5C56" w:rsidR="00B47859" w:rsidRDefault="00F22182" w:rsidP="00F22182">
      <w:pPr>
        <w:pStyle w:val="Heading4"/>
      </w:pPr>
      <w:r>
        <w:t xml:space="preserve">Battery </w:t>
      </w:r>
      <w:r w:rsidR="00E455C3">
        <w:t>Operating Time</w:t>
      </w:r>
    </w:p>
    <w:p w14:paraId="776D8A48" w14:textId="329262DE" w:rsidR="00E455C3" w:rsidRDefault="00E455C3" w:rsidP="00E455C3">
      <w:pPr>
        <w:ind w:left="720"/>
      </w:pPr>
      <w:r>
        <w:t>Th</w:t>
      </w:r>
      <w:r w:rsidR="0086597D">
        <w:t xml:space="preserve">e Chilly Dog </w:t>
      </w:r>
      <w:r w:rsidR="00054FE9">
        <w:t>shal</w:t>
      </w:r>
      <w:r w:rsidR="0086597D">
        <w:t xml:space="preserve">l </w:t>
      </w:r>
      <w:r w:rsidR="00C52A23">
        <w:t xml:space="preserve">perform its entire functionality for a span of </w:t>
      </w:r>
      <w:r w:rsidR="00D67981">
        <w:t>1.3</w:t>
      </w:r>
      <w:r w:rsidR="00C52A23">
        <w:t xml:space="preserve"> hours. </w:t>
      </w:r>
    </w:p>
    <w:p w14:paraId="341B46BD" w14:textId="77777777" w:rsidR="00C52A23" w:rsidRDefault="00C52A23" w:rsidP="00C52A23">
      <w:pPr>
        <w:pStyle w:val="Rationale"/>
      </w:pPr>
    </w:p>
    <w:p w14:paraId="3ECB7C39" w14:textId="7944326F" w:rsidR="00AA2D5C" w:rsidRDefault="00C52A23" w:rsidP="00C43113">
      <w:pPr>
        <w:pStyle w:val="Rationale"/>
      </w:pPr>
      <w:r w:rsidRPr="00730B1B">
        <w:t xml:space="preserve">Rationale:  </w:t>
      </w:r>
      <w:r w:rsidR="00D16DF4">
        <w:t>Per customer request</w:t>
      </w:r>
      <w:r w:rsidR="001F0BBF">
        <w:t>. To provide the customer sufficient time to perform their tasks while their pet is in the vehicle.</w:t>
      </w:r>
    </w:p>
    <w:p w14:paraId="28CDB687" w14:textId="77A20AA1" w:rsidR="00AA2D5C" w:rsidRDefault="009C7B47" w:rsidP="00AA2D5C">
      <w:pPr>
        <w:pStyle w:val="Heading4"/>
      </w:pPr>
      <w:r>
        <w:t>Communication from Device to Application</w:t>
      </w:r>
    </w:p>
    <w:p w14:paraId="4BFEE38E" w14:textId="5A824386" w:rsidR="00E83B23" w:rsidRDefault="00173A1E" w:rsidP="00EE3F67">
      <w:pPr>
        <w:ind w:left="720"/>
      </w:pPr>
      <w:r>
        <w:t>Every minute</w:t>
      </w:r>
      <w:r w:rsidR="0031543B">
        <w:t xml:space="preserve"> The Chilly Dog will send updates to the app on </w:t>
      </w:r>
      <w:r w:rsidR="00EE3F67">
        <w:t xml:space="preserve">cabin temperature, outside temperature, and current battery </w:t>
      </w:r>
      <w:r w:rsidR="00057947">
        <w:t>remaining</w:t>
      </w:r>
      <w:r w:rsidR="00A445F2">
        <w:t xml:space="preserve">. The app will send </w:t>
      </w:r>
      <w:r w:rsidR="00BC30FD">
        <w:t xml:space="preserve">any updates the user makes on desired temperature within 5 seconds of them being made. These packets will be </w:t>
      </w:r>
      <w:r w:rsidR="003D46AE">
        <w:t>maximum 16 bits in siz</w:t>
      </w:r>
      <w:r w:rsidR="00457536">
        <w:t xml:space="preserve">e. As the device will be using cellular data </w:t>
      </w:r>
      <w:proofErr w:type="gramStart"/>
      <w:r w:rsidR="00457536">
        <w:t>as long as</w:t>
      </w:r>
      <w:proofErr w:type="gramEnd"/>
      <w:r w:rsidR="00457536">
        <w:t xml:space="preserve"> both the phone </w:t>
      </w:r>
      <w:r w:rsidR="00552401">
        <w:t>and device are connected to a cell signal it should work from any range</w:t>
      </w:r>
      <w:r w:rsidR="007B251A">
        <w:t>, but the goal will be 500 yards for testing purposes.</w:t>
      </w:r>
    </w:p>
    <w:p w14:paraId="1483A9FA" w14:textId="77777777" w:rsidR="00DB2321" w:rsidRDefault="00DB2321" w:rsidP="00EE3F67">
      <w:pPr>
        <w:ind w:left="720"/>
      </w:pPr>
    </w:p>
    <w:p w14:paraId="7E38BE4B" w14:textId="024BD49B" w:rsidR="00E83B23" w:rsidRDefault="00E83B23" w:rsidP="00E83B23">
      <w:pPr>
        <w:pStyle w:val="Rationale"/>
      </w:pPr>
      <w:r w:rsidRPr="00730B1B">
        <w:t xml:space="preserve">Rationale:  </w:t>
      </w:r>
      <w:r w:rsidR="006A4F14">
        <w:t xml:space="preserve">The goal is to keep the user </w:t>
      </w:r>
      <w:r w:rsidR="003A6AD5">
        <w:t xml:space="preserve">as </w:t>
      </w:r>
      <w:r w:rsidR="00477ED5">
        <w:t>informed as possible so they can be sure that their pet is safe</w:t>
      </w:r>
      <w:r w:rsidR="007E5AAF">
        <w:t xml:space="preserve"> in the car.</w:t>
      </w:r>
    </w:p>
    <w:p w14:paraId="25B3CFD4" w14:textId="77777777" w:rsidR="00E83B23" w:rsidRDefault="00E83B23" w:rsidP="00E83B23"/>
    <w:p w14:paraId="5F8248E8" w14:textId="50636DE2" w:rsidR="00EE3302" w:rsidRDefault="00DD7B76" w:rsidP="00DD7B76">
      <w:pPr>
        <w:pStyle w:val="Heading4"/>
      </w:pPr>
      <w:r>
        <w:t>Output Temperature Ranges</w:t>
      </w:r>
    </w:p>
    <w:p w14:paraId="3A36F09F" w14:textId="1147E116" w:rsidR="00DD7B76" w:rsidRDefault="00DD7B76" w:rsidP="00DD7B76">
      <w:pPr>
        <w:ind w:left="720"/>
      </w:pPr>
      <w:r>
        <w:t xml:space="preserve">The Chilly Dog shall assume the </w:t>
      </w:r>
      <w:r w:rsidR="00BD5D51">
        <w:t>car had</w:t>
      </w:r>
      <w:r w:rsidR="00596B2D">
        <w:t xml:space="preserve"> been</w:t>
      </w:r>
      <w:r w:rsidR="00BD5D51">
        <w:t xml:space="preserve"> </w:t>
      </w:r>
      <w:r w:rsidR="008D5E0D">
        <w:t xml:space="preserve">recently turned off and has an internal temperature of up to 85 degrees </w:t>
      </w:r>
      <w:r w:rsidR="00164065">
        <w:t>Fahrenheit</w:t>
      </w:r>
      <w:r w:rsidR="00741125">
        <w:t xml:space="preserve"> before the device is powered</w:t>
      </w:r>
      <w:r w:rsidR="00164065">
        <w:t xml:space="preserve">. The Chilly </w:t>
      </w:r>
      <w:r w:rsidR="00741125">
        <w:t xml:space="preserve">dog shall then </w:t>
      </w:r>
      <w:r w:rsidR="00D123E9">
        <w:t xml:space="preserve">be able to </w:t>
      </w:r>
      <w:r w:rsidR="00D7697E">
        <w:t xml:space="preserve">output </w:t>
      </w:r>
      <w:r w:rsidR="00857B02">
        <w:t xml:space="preserve">air </w:t>
      </w:r>
      <w:r w:rsidR="00133751">
        <w:t xml:space="preserve">with a </w:t>
      </w:r>
      <w:r w:rsidR="005857D3">
        <w:t xml:space="preserve">minimum temperature of 62 degrees </w:t>
      </w:r>
      <w:r w:rsidR="004E418E">
        <w:t xml:space="preserve">Fahrenheit. </w:t>
      </w:r>
    </w:p>
    <w:p w14:paraId="6D2C861B" w14:textId="77777777" w:rsidR="007F58C3" w:rsidRDefault="007F58C3" w:rsidP="00DD7B76">
      <w:pPr>
        <w:ind w:left="720"/>
      </w:pPr>
    </w:p>
    <w:p w14:paraId="0512C312" w14:textId="1E21C6B9" w:rsidR="007F58C3" w:rsidRPr="00B36A71" w:rsidRDefault="007F58C3" w:rsidP="00DD7B76">
      <w:pPr>
        <w:ind w:left="720"/>
        <w:rPr>
          <w:i/>
          <w:iCs/>
          <w:sz w:val="20"/>
          <w:szCs w:val="20"/>
        </w:rPr>
      </w:pPr>
      <w:r w:rsidRPr="00B36A71">
        <w:rPr>
          <w:i/>
          <w:iCs/>
          <w:sz w:val="20"/>
          <w:szCs w:val="20"/>
        </w:rPr>
        <w:t xml:space="preserve">Rationale:  The average car air conditioner </w:t>
      </w:r>
      <w:r w:rsidR="00075E88" w:rsidRPr="00B36A71">
        <w:rPr>
          <w:i/>
          <w:iCs/>
          <w:sz w:val="20"/>
          <w:szCs w:val="20"/>
        </w:rPr>
        <w:t>has a cooling power of 1</w:t>
      </w:r>
      <w:r w:rsidR="005E4378">
        <w:rPr>
          <w:i/>
          <w:iCs/>
          <w:sz w:val="20"/>
          <w:szCs w:val="20"/>
        </w:rPr>
        <w:t>7,000 BTU. This allows the car to cool quickly. The Chilly Dogs cooling power is</w:t>
      </w:r>
      <w:r w:rsidR="004B464A">
        <w:rPr>
          <w:i/>
          <w:iCs/>
          <w:sz w:val="20"/>
          <w:szCs w:val="20"/>
        </w:rPr>
        <w:t xml:space="preserve"> 5,000 BTU maximum. The Chilly Dog shall be used for the sole purpose of maintaining the cabin </w:t>
      </w:r>
      <w:r w:rsidR="00723288">
        <w:rPr>
          <w:i/>
          <w:iCs/>
          <w:sz w:val="20"/>
          <w:szCs w:val="20"/>
        </w:rPr>
        <w:t xml:space="preserve">temperature </w:t>
      </w:r>
      <w:r w:rsidR="0072739F">
        <w:rPr>
          <w:i/>
          <w:iCs/>
          <w:sz w:val="20"/>
          <w:szCs w:val="20"/>
        </w:rPr>
        <w:t xml:space="preserve">assuming it is less than 85 degrees Fahrenheit. </w:t>
      </w:r>
    </w:p>
    <w:p w14:paraId="4788A4BE" w14:textId="77777777" w:rsidR="00C52A23" w:rsidRPr="00E455C3" w:rsidRDefault="00C52A23" w:rsidP="00E455C3">
      <w:pPr>
        <w:ind w:left="720"/>
      </w:pPr>
    </w:p>
    <w:p w14:paraId="30DA4CB0" w14:textId="77777777" w:rsidR="00FD4FF8" w:rsidRPr="00730B1B" w:rsidRDefault="00FD4FF8" w:rsidP="00FD4FF8">
      <w:pPr>
        <w:pStyle w:val="BodyText"/>
      </w:pPr>
    </w:p>
    <w:p w14:paraId="0A710635" w14:textId="49C1FA57" w:rsidR="00FD4FF8" w:rsidRPr="00FE567C" w:rsidRDefault="00FD4FF8" w:rsidP="00FD4FF8">
      <w:pPr>
        <w:pStyle w:val="Heading3"/>
        <w:rPr>
          <w:rFonts w:ascii="Arial" w:hAnsi="Arial"/>
          <w:sz w:val="28"/>
          <w:szCs w:val="28"/>
        </w:rPr>
      </w:pPr>
      <w:bookmarkStart w:id="45" w:name="_Toc442692804"/>
      <w:bookmarkStart w:id="46" w:name="_Toc96549665"/>
      <w:bookmarkStart w:id="47" w:name="_Toc96549982"/>
      <w:r w:rsidRPr="00FE567C">
        <w:rPr>
          <w:rFonts w:ascii="Arial" w:hAnsi="Arial"/>
          <w:sz w:val="28"/>
          <w:szCs w:val="28"/>
        </w:rPr>
        <w:lastRenderedPageBreak/>
        <w:t>Physical Characteristics</w:t>
      </w:r>
      <w:bookmarkEnd w:id="45"/>
      <w:bookmarkEnd w:id="46"/>
      <w:bookmarkEnd w:id="47"/>
    </w:p>
    <w:p w14:paraId="2124B31B" w14:textId="77777777" w:rsidR="00A0608C" w:rsidRPr="002E710A" w:rsidRDefault="00A0608C" w:rsidP="00D9551D">
      <w:pPr>
        <w:pStyle w:val="Heading4"/>
        <w:rPr>
          <w:rFonts w:cs="Arial"/>
        </w:rPr>
      </w:pPr>
      <w:r w:rsidRPr="4C852885">
        <w:rPr>
          <w:rFonts w:cs="Arial"/>
        </w:rPr>
        <w:t>Mass</w:t>
      </w:r>
    </w:p>
    <w:p w14:paraId="17F7D918" w14:textId="6F21F0D1" w:rsidR="00A0608C" w:rsidRDefault="00A0608C" w:rsidP="00A0608C">
      <w:pPr>
        <w:pStyle w:val="BodyText"/>
      </w:pPr>
      <w:r w:rsidRPr="00730B1B">
        <w:t xml:space="preserve">The mass of the </w:t>
      </w:r>
      <w:r w:rsidR="003F43EF">
        <w:t xml:space="preserve">total </w:t>
      </w:r>
      <w:r w:rsidR="002E710A">
        <w:t xml:space="preserve">Chilly Dog battery powered </w:t>
      </w:r>
      <w:r w:rsidR="00D74BC9">
        <w:t>air conditioning unit</w:t>
      </w:r>
      <w:r>
        <w:t xml:space="preserve"> </w:t>
      </w:r>
      <w:r w:rsidRPr="00730B1B">
        <w:t xml:space="preserve">shall be less </w:t>
      </w:r>
      <w:commentRangeStart w:id="48"/>
      <w:r w:rsidRPr="00730B1B">
        <w:t>than</w:t>
      </w:r>
      <w:commentRangeEnd w:id="48"/>
      <w:r w:rsidR="00733FBF">
        <w:rPr>
          <w:rStyle w:val="CommentReference"/>
          <w:rFonts w:ascii="Myriad Pro" w:eastAsia="Calibri" w:hAnsi="Myriad Pro"/>
          <w:lang w:eastAsia="en-US"/>
        </w:rPr>
        <w:commentReference w:id="48"/>
      </w:r>
      <w:r w:rsidRPr="00730B1B">
        <w:t xml:space="preserve"> or equal to</w:t>
      </w:r>
      <w:r>
        <w:t xml:space="preserve"> </w:t>
      </w:r>
      <w:r w:rsidR="000329B8">
        <w:t>127.</w:t>
      </w:r>
      <w:r w:rsidR="004324F5">
        <w:t>8</w:t>
      </w:r>
      <w:r w:rsidR="000329B8">
        <w:t xml:space="preserve"> pounds</w:t>
      </w:r>
      <w:r w:rsidRPr="00730B1B">
        <w:t>.</w:t>
      </w:r>
      <w:r>
        <w:t xml:space="preserve"> This does not include the weight of the switchover circuit, microcontroller</w:t>
      </w:r>
      <w:r w:rsidR="6B0F63EC">
        <w:t>, or temperature sensor, which will affect the total weight minimally.</w:t>
      </w:r>
    </w:p>
    <w:p w14:paraId="7CF28CE9" w14:textId="77777777" w:rsidR="00FB3D89" w:rsidRDefault="00FB3D89" w:rsidP="00613877">
      <w:pPr>
        <w:pStyle w:val="BodyText"/>
      </w:pPr>
    </w:p>
    <w:p w14:paraId="496E15AC" w14:textId="0014C4FA" w:rsidR="00C645AB" w:rsidRDefault="009F2579" w:rsidP="00613877">
      <w:pPr>
        <w:pStyle w:val="BodyText"/>
      </w:pPr>
      <w:r>
        <w:t xml:space="preserve">Current </w:t>
      </w:r>
      <w:r w:rsidR="00BE2F96">
        <w:t xml:space="preserve">Component Mass </w:t>
      </w:r>
      <w:r w:rsidR="00C645AB">
        <w:t xml:space="preserve">Breakdown: </w:t>
      </w:r>
    </w:p>
    <w:p w14:paraId="5471D613" w14:textId="77777777" w:rsidR="00FB3D89" w:rsidRDefault="00FB3D89" w:rsidP="00613877">
      <w:pPr>
        <w:pStyle w:val="BodyText"/>
      </w:pPr>
    </w:p>
    <w:p w14:paraId="53953149" w14:textId="1BE78EAA" w:rsidR="00C645AB" w:rsidRDefault="00C645AB" w:rsidP="00613877">
      <w:pPr>
        <w:pStyle w:val="BodyText"/>
        <w:numPr>
          <w:ilvl w:val="0"/>
          <w:numId w:val="8"/>
        </w:numPr>
      </w:pPr>
      <w:r>
        <w:t>AC Unit</w:t>
      </w:r>
      <w:r w:rsidR="00CB7882">
        <w:t>:</w:t>
      </w:r>
      <w:r w:rsidR="00A745D9">
        <w:t xml:space="preserve"> 47.4 </w:t>
      </w:r>
      <w:proofErr w:type="spellStart"/>
      <w:r w:rsidR="00A745D9">
        <w:t>lbs</w:t>
      </w:r>
      <w:proofErr w:type="spellEnd"/>
    </w:p>
    <w:p w14:paraId="5E597A0D" w14:textId="22161BC5" w:rsidR="00C645AB" w:rsidRDefault="00C645AB" w:rsidP="00613877">
      <w:pPr>
        <w:pStyle w:val="BodyText"/>
        <w:numPr>
          <w:ilvl w:val="0"/>
          <w:numId w:val="8"/>
        </w:numPr>
      </w:pPr>
      <w:r>
        <w:t>Battery</w:t>
      </w:r>
      <w:r w:rsidR="00CB7882">
        <w:t xml:space="preserve">: </w:t>
      </w:r>
      <w:r w:rsidR="00CE6BC9">
        <w:t>63</w:t>
      </w:r>
      <w:r w:rsidR="7DD9D282">
        <w:t>.9</w:t>
      </w:r>
      <w:r w:rsidR="00CE6BC9">
        <w:t xml:space="preserve"> </w:t>
      </w:r>
      <w:proofErr w:type="spellStart"/>
      <w:r w:rsidR="00CE6BC9">
        <w:t>lbs</w:t>
      </w:r>
      <w:proofErr w:type="spellEnd"/>
    </w:p>
    <w:p w14:paraId="2F0457DD" w14:textId="7DB51D10" w:rsidR="00C645AB" w:rsidRDefault="00C645AB" w:rsidP="00613877">
      <w:pPr>
        <w:pStyle w:val="BodyText"/>
        <w:numPr>
          <w:ilvl w:val="0"/>
          <w:numId w:val="8"/>
        </w:numPr>
      </w:pPr>
      <w:r>
        <w:t>Solar Panel</w:t>
      </w:r>
      <w:r w:rsidR="00B253DE">
        <w:t xml:space="preserve">:14.3 </w:t>
      </w:r>
      <w:proofErr w:type="spellStart"/>
      <w:r w:rsidR="00B253DE">
        <w:t>lbs</w:t>
      </w:r>
      <w:proofErr w:type="spellEnd"/>
    </w:p>
    <w:p w14:paraId="659DD44A" w14:textId="6052AF47" w:rsidR="7E9ADAE5" w:rsidRDefault="00DF019F" w:rsidP="000542CC">
      <w:pPr>
        <w:pStyle w:val="BodyText"/>
        <w:numPr>
          <w:ilvl w:val="0"/>
          <w:numId w:val="8"/>
        </w:numPr>
      </w:pPr>
      <w:r>
        <w:t xml:space="preserve">Inverter: </w:t>
      </w:r>
      <w:r w:rsidR="00135E05">
        <w:t xml:space="preserve">2 </w:t>
      </w:r>
      <w:proofErr w:type="spellStart"/>
      <w:r w:rsidR="00135E05">
        <w:t>lbs</w:t>
      </w:r>
      <w:proofErr w:type="spellEnd"/>
      <w:r w:rsidR="000542CC">
        <w:t xml:space="preserve"> </w:t>
      </w:r>
    </w:p>
    <w:p w14:paraId="1A502FBC" w14:textId="28B53CF3" w:rsidR="00A0608C" w:rsidRPr="00135E05" w:rsidRDefault="00C645AB" w:rsidP="00613877">
      <w:pPr>
        <w:pStyle w:val="BodyText"/>
        <w:numPr>
          <w:ilvl w:val="0"/>
          <w:numId w:val="8"/>
        </w:numPr>
      </w:pPr>
      <w:r w:rsidRPr="00135E05">
        <w:t>Microcontroller</w:t>
      </w:r>
      <w:r w:rsidR="308BAFEC">
        <w:t>:</w:t>
      </w:r>
      <w:r w:rsidR="00627032">
        <w:t xml:space="preserve"> </w:t>
      </w:r>
      <w:r w:rsidR="00135E05">
        <w:t>TBD</w:t>
      </w:r>
    </w:p>
    <w:p w14:paraId="58B6CF7F" w14:textId="34F7D5CA" w:rsidR="239835BD" w:rsidRDefault="239835BD" w:rsidP="239835BD">
      <w:pPr>
        <w:pStyle w:val="BodyText"/>
        <w:numPr>
          <w:ilvl w:val="0"/>
          <w:numId w:val="8"/>
        </w:numPr>
      </w:pPr>
      <w:r>
        <w:t xml:space="preserve">Temperature </w:t>
      </w:r>
      <w:r w:rsidR="0DD36EC2">
        <w:t xml:space="preserve">Sensor: </w:t>
      </w:r>
      <w:r w:rsidR="00194B47">
        <w:t xml:space="preserve">0.007 </w:t>
      </w:r>
      <w:proofErr w:type="spellStart"/>
      <w:r w:rsidR="00194B47">
        <w:t>lbs</w:t>
      </w:r>
      <w:proofErr w:type="spellEnd"/>
    </w:p>
    <w:p w14:paraId="46F51B74" w14:textId="7917FD9C" w:rsidR="003A135E" w:rsidRDefault="003A135E" w:rsidP="239835BD">
      <w:pPr>
        <w:pStyle w:val="BodyText"/>
        <w:numPr>
          <w:ilvl w:val="0"/>
          <w:numId w:val="8"/>
        </w:numPr>
      </w:pPr>
      <w:r>
        <w:t>Buck Converter</w:t>
      </w:r>
      <w:r w:rsidR="00A013B2">
        <w:t xml:space="preserve"> (Total)</w:t>
      </w:r>
      <w:r w:rsidR="0061003F">
        <w:t>: 0.0</w:t>
      </w:r>
      <w:r w:rsidR="00BC00E9">
        <w:t>70</w:t>
      </w:r>
      <w:r w:rsidR="00AA638E">
        <w:t>8</w:t>
      </w:r>
      <w:r w:rsidR="0061003F">
        <w:t xml:space="preserve"> </w:t>
      </w:r>
      <w:proofErr w:type="spellStart"/>
      <w:r w:rsidR="0061003F">
        <w:t>lbs</w:t>
      </w:r>
      <w:proofErr w:type="spellEnd"/>
    </w:p>
    <w:p w14:paraId="66B221F1" w14:textId="2B7FD6C1" w:rsidR="009B5A97" w:rsidRDefault="009B5A97" w:rsidP="239835BD">
      <w:pPr>
        <w:pStyle w:val="BodyText"/>
        <w:numPr>
          <w:ilvl w:val="0"/>
          <w:numId w:val="8"/>
        </w:numPr>
      </w:pPr>
      <w:r>
        <w:t>Solar Charge Controller</w:t>
      </w:r>
      <w:r w:rsidR="00AB08F1">
        <w:t>: 0.</w:t>
      </w:r>
      <w:r w:rsidR="00A414A9">
        <w:t>27</w:t>
      </w:r>
      <w:r w:rsidR="00AB08F1">
        <w:t xml:space="preserve"> </w:t>
      </w:r>
      <w:proofErr w:type="spellStart"/>
      <w:r w:rsidR="00AB08F1">
        <w:t>lbs</w:t>
      </w:r>
      <w:proofErr w:type="spellEnd"/>
    </w:p>
    <w:p w14:paraId="69DC3B0D" w14:textId="62DFB9F8" w:rsidR="001374ED" w:rsidRPr="00047B50" w:rsidRDefault="00764DBD" w:rsidP="00475D5B">
      <w:pPr>
        <w:pStyle w:val="BodyText"/>
        <w:numPr>
          <w:ilvl w:val="0"/>
          <w:numId w:val="8"/>
        </w:numPr>
        <w:rPr>
          <w:rFonts w:ascii="Selawik Semibold" w:hAnsi="Selawik Semibold"/>
        </w:rPr>
      </w:pPr>
      <w:r>
        <w:t>Mo</w:t>
      </w:r>
      <w:r w:rsidR="008231D9">
        <w:t>d</w:t>
      </w:r>
      <w:r>
        <w:t xml:space="preserve">em: </w:t>
      </w:r>
      <w:r w:rsidR="00E7277C">
        <w:t>.089</w:t>
      </w:r>
      <w:r w:rsidR="00B146EF">
        <w:t xml:space="preserve"> </w:t>
      </w:r>
      <w:proofErr w:type="spellStart"/>
      <w:r w:rsidR="00B146EF">
        <w:t>lbs</w:t>
      </w:r>
      <w:proofErr w:type="spellEnd"/>
    </w:p>
    <w:p w14:paraId="71F2EA29" w14:textId="5245E288" w:rsidR="00047B50" w:rsidRDefault="00047B50" w:rsidP="00A0608C">
      <w:pPr>
        <w:pStyle w:val="Rationale"/>
      </w:pPr>
    </w:p>
    <w:p w14:paraId="1143F3C0" w14:textId="03AEF27C" w:rsidR="00A0608C" w:rsidRPr="00730B1B" w:rsidRDefault="00A0608C" w:rsidP="00A0608C">
      <w:pPr>
        <w:pStyle w:val="Rationale"/>
      </w:pPr>
      <w:r w:rsidRPr="00730B1B">
        <w:t xml:space="preserve">Rationale:  </w:t>
      </w:r>
      <w:r w:rsidR="00911291">
        <w:t xml:space="preserve">The Chilly Dog will have a wide mass range to </w:t>
      </w:r>
      <w:r w:rsidR="006C7DDF">
        <w:t>work with</w:t>
      </w:r>
      <w:r w:rsidR="00C676EF">
        <w:t xml:space="preserve"> thanks to the </w:t>
      </w:r>
      <w:r w:rsidR="00201EA3">
        <w:t>carrying capacity of a crossover vehicle.</w:t>
      </w:r>
      <w:r w:rsidR="00FF661D">
        <w:t xml:space="preserve"> </w:t>
      </w:r>
      <w:r w:rsidR="00D951B4">
        <w:t>It will encompass the seat</w:t>
      </w:r>
      <w:r w:rsidR="00CC3F31">
        <w:t xml:space="preserve"> of one passenger.</w:t>
      </w:r>
      <w:r w:rsidR="00DE1DA8">
        <w:t xml:space="preserve"> With this said, the Chilly Dog shall weigh less than the average</w:t>
      </w:r>
      <w:r w:rsidR="00CC3F31">
        <w:t xml:space="preserve"> passenger</w:t>
      </w:r>
      <w:r w:rsidR="00DE1DA8">
        <w:t xml:space="preserve"> which</w:t>
      </w:r>
      <w:r w:rsidR="00CC3F31">
        <w:t xml:space="preserve"> </w:t>
      </w:r>
      <w:r w:rsidR="00201EA3">
        <w:t>weighs</w:t>
      </w:r>
      <w:r w:rsidR="00AD7125">
        <w:t xml:space="preserve"> 136 pounds</w:t>
      </w:r>
      <w:r w:rsidR="00201EA3">
        <w:t>.</w:t>
      </w:r>
      <w:r w:rsidR="00DE1DA8">
        <w:t xml:space="preserve"> </w:t>
      </w:r>
      <w:r w:rsidR="00AE5037">
        <w:t xml:space="preserve">Each physical component will be less than </w:t>
      </w:r>
      <w:r w:rsidR="00E95B3A">
        <w:t>65 pounds. This is to avoid the need for machinery during installation</w:t>
      </w:r>
      <w:r w:rsidR="000A2650">
        <w:t>.</w:t>
      </w:r>
    </w:p>
    <w:p w14:paraId="558CBC28" w14:textId="087BB323" w:rsidR="00A0608C" w:rsidRPr="005442E0" w:rsidRDefault="00A0608C" w:rsidP="00D9551D">
      <w:pPr>
        <w:pStyle w:val="Heading4"/>
        <w:rPr>
          <w:rFonts w:cs="Arial"/>
        </w:rPr>
      </w:pPr>
      <w:r w:rsidRPr="4C852885">
        <w:rPr>
          <w:rFonts w:cs="Arial"/>
        </w:rPr>
        <w:t>Volume Envelope</w:t>
      </w:r>
    </w:p>
    <w:p w14:paraId="131B348F" w14:textId="1F624D9C" w:rsidR="00A0608C" w:rsidRPr="00730B1B" w:rsidRDefault="00A0608C" w:rsidP="00491608">
      <w:pPr>
        <w:pStyle w:val="BodyText"/>
        <w:ind w:left="720"/>
      </w:pPr>
      <w:r w:rsidRPr="00730B1B">
        <w:t xml:space="preserve">The volume envelope of the </w:t>
      </w:r>
      <w:r w:rsidR="00201EA3">
        <w:t>Chilly</w:t>
      </w:r>
      <w:r>
        <w:t xml:space="preserve"> </w:t>
      </w:r>
      <w:r w:rsidRPr="00730B1B">
        <w:t xml:space="preserve">shall be less than or equal to </w:t>
      </w:r>
      <w:r w:rsidR="00FE65C4">
        <w:t>26</w:t>
      </w:r>
      <w:r w:rsidRPr="00730B1B">
        <w:t xml:space="preserve"> inches in height, </w:t>
      </w:r>
      <w:r w:rsidR="00FE65C4">
        <w:t>14</w:t>
      </w:r>
      <w:r w:rsidRPr="00730B1B">
        <w:t xml:space="preserve"> inches in width, and </w:t>
      </w:r>
      <w:r w:rsidR="00FE65C4">
        <w:t>14</w:t>
      </w:r>
      <w:r w:rsidRPr="00730B1B">
        <w:t xml:space="preserve"> inches in length.</w:t>
      </w:r>
      <w:r w:rsidR="001E1D0F">
        <w:t xml:space="preserve"> The </w:t>
      </w:r>
      <w:r w:rsidR="00167250">
        <w:t>C</w:t>
      </w:r>
      <w:r w:rsidR="001E1D0F">
        <w:t xml:space="preserve">hilly </w:t>
      </w:r>
      <w:r w:rsidR="00167250">
        <w:t>D</w:t>
      </w:r>
      <w:r w:rsidR="001E1D0F">
        <w:t>og will o</w:t>
      </w:r>
      <w:r w:rsidR="00FF40B1">
        <w:t xml:space="preserve">nly occupy </w:t>
      </w:r>
      <w:r w:rsidR="00CB3675">
        <w:t xml:space="preserve">the area of one seat but </w:t>
      </w:r>
      <w:r w:rsidR="00682240">
        <w:t xml:space="preserve">can be placed </w:t>
      </w:r>
      <w:r w:rsidR="00167250">
        <w:t xml:space="preserve">on the </w:t>
      </w:r>
      <w:r w:rsidR="00EC18E6">
        <w:t>floorboard</w:t>
      </w:r>
      <w:r w:rsidR="00167250">
        <w:t xml:space="preserve">, or the trunk if desired. </w:t>
      </w:r>
      <w:r w:rsidR="000621D5">
        <w:t xml:space="preserve">More detail </w:t>
      </w:r>
      <w:r w:rsidR="00AE7DF6">
        <w:t>can be found in the ICD.</w:t>
      </w:r>
    </w:p>
    <w:p w14:paraId="15BC0641" w14:textId="77777777" w:rsidR="00A0608C" w:rsidRPr="00730B1B" w:rsidRDefault="00A0608C" w:rsidP="00A0608C">
      <w:pPr>
        <w:pStyle w:val="BodyText"/>
      </w:pPr>
    </w:p>
    <w:p w14:paraId="3B8E38DA" w14:textId="554CB43E" w:rsidR="005908B9" w:rsidRPr="00730B1B" w:rsidRDefault="005908B9" w:rsidP="005908B9">
      <w:pPr>
        <w:pStyle w:val="Rationale"/>
      </w:pPr>
      <w:r w:rsidRPr="00730B1B">
        <w:t xml:space="preserve">Rationale:  This is a </w:t>
      </w:r>
      <w:r w:rsidRPr="002C2ECE">
        <w:rPr>
          <w:noProof/>
        </w:rPr>
        <w:t>requirement</w:t>
      </w:r>
      <w:r w:rsidRPr="00730B1B">
        <w:t xml:space="preserve"> specified by our customer due to </w:t>
      </w:r>
      <w:r w:rsidR="00057FB8">
        <w:t>the limitation</w:t>
      </w:r>
      <w:r w:rsidRPr="00730B1B">
        <w:t xml:space="preserve"> of </w:t>
      </w:r>
      <w:r w:rsidR="00057FB8">
        <w:t>the cabin space inside a vehicle</w:t>
      </w:r>
      <w:r w:rsidR="00E4276C">
        <w:t xml:space="preserve">. The customer </w:t>
      </w:r>
      <w:r w:rsidR="00BE0937">
        <w:t xml:space="preserve">expects sufficient room for </w:t>
      </w:r>
      <w:r w:rsidRPr="00730B1B">
        <w:t xml:space="preserve">their </w:t>
      </w:r>
      <w:r w:rsidR="00BE0937">
        <w:t xml:space="preserve">pet </w:t>
      </w:r>
      <w:r w:rsidR="00BE07D9">
        <w:t>even after the Chilly Dog has been installed.</w:t>
      </w:r>
    </w:p>
    <w:p w14:paraId="6034F0F5" w14:textId="369DE8D7" w:rsidR="00A0608C" w:rsidRPr="00EC18E6" w:rsidRDefault="00A0608C" w:rsidP="00D9551D">
      <w:pPr>
        <w:pStyle w:val="Heading4"/>
        <w:rPr>
          <w:rFonts w:cs="Arial"/>
        </w:rPr>
      </w:pPr>
      <w:r w:rsidRPr="4C852885">
        <w:rPr>
          <w:rFonts w:cs="Arial"/>
        </w:rPr>
        <w:t>Mounting</w:t>
      </w:r>
      <w:r w:rsidR="009C7000" w:rsidRPr="4C852885">
        <w:rPr>
          <w:rFonts w:cs="Arial"/>
        </w:rPr>
        <w:t xml:space="preserve"> and Installation</w:t>
      </w:r>
    </w:p>
    <w:p w14:paraId="6A0CD8BE" w14:textId="78EB45DC" w:rsidR="00A0608C" w:rsidRPr="00730B1B" w:rsidRDefault="00A0608C" w:rsidP="00491608">
      <w:pPr>
        <w:pStyle w:val="BodyText"/>
        <w:ind w:left="0" w:firstLine="720"/>
      </w:pPr>
      <w:r w:rsidRPr="00730B1B">
        <w:t xml:space="preserve">The mounting information for the </w:t>
      </w:r>
      <w:r w:rsidR="00AE0FDC">
        <w:t>Chilly Dog</w:t>
      </w:r>
      <w:r>
        <w:t xml:space="preserve"> </w:t>
      </w:r>
      <w:r w:rsidRPr="00730B1B">
        <w:t>System shall be captured in the</w:t>
      </w:r>
      <w:r>
        <w:t xml:space="preserve"> </w:t>
      </w:r>
      <w:r w:rsidRPr="00730B1B">
        <w:t>ICD.</w:t>
      </w:r>
    </w:p>
    <w:p w14:paraId="09E3E6E4" w14:textId="77777777" w:rsidR="00A0608C" w:rsidRPr="00730B1B" w:rsidRDefault="00A0608C" w:rsidP="00A0608C">
      <w:pPr>
        <w:pStyle w:val="BodyText"/>
      </w:pPr>
    </w:p>
    <w:p w14:paraId="071D6198" w14:textId="16221F18" w:rsidR="00A0608C" w:rsidRPr="00730B1B" w:rsidRDefault="00A0608C" w:rsidP="00A0608C">
      <w:pPr>
        <w:pStyle w:val="Rationale"/>
      </w:pPr>
      <w:r w:rsidRPr="00730B1B">
        <w:t xml:space="preserve">Rationale:  </w:t>
      </w:r>
      <w:r w:rsidR="00637086">
        <w:t xml:space="preserve">The Chilly Dog includes the </w:t>
      </w:r>
      <w:r w:rsidR="007139BB">
        <w:t>V</w:t>
      </w:r>
      <w:r w:rsidR="00637086">
        <w:t>AC unit,</w:t>
      </w:r>
      <w:r w:rsidR="0093285D">
        <w:t xml:space="preserve"> the exhaust hose, the </w:t>
      </w:r>
      <w:r w:rsidR="009B5720">
        <w:t>connecting wires, and</w:t>
      </w:r>
      <w:r w:rsidR="00637086">
        <w:t xml:space="preserve"> the solar panel</w:t>
      </w:r>
      <w:r w:rsidR="009B5720">
        <w:t xml:space="preserve">s. These details will be </w:t>
      </w:r>
      <w:r w:rsidR="00E46476">
        <w:t xml:space="preserve">described </w:t>
      </w:r>
      <w:r w:rsidR="00CB3F67">
        <w:t>in the ICD.</w:t>
      </w:r>
      <w:r w:rsidRPr="00730B1B">
        <w:t xml:space="preserve"> </w:t>
      </w:r>
    </w:p>
    <w:p w14:paraId="1474A319" w14:textId="26D054EC" w:rsidR="00D7478E" w:rsidRDefault="00B37E57" w:rsidP="00B37E57">
      <w:pPr>
        <w:pStyle w:val="Heading4"/>
      </w:pPr>
      <w:r>
        <w:t>Material</w:t>
      </w:r>
    </w:p>
    <w:p w14:paraId="1D62CD26" w14:textId="77777777" w:rsidR="00B65063" w:rsidRDefault="00B37E57" w:rsidP="00B37E57">
      <w:pPr>
        <w:ind w:left="720"/>
      </w:pPr>
      <w:r>
        <w:t xml:space="preserve">The </w:t>
      </w:r>
      <w:r w:rsidR="008C6862">
        <w:t xml:space="preserve">material of the </w:t>
      </w:r>
      <w:r w:rsidR="00212098">
        <w:t xml:space="preserve">Chilly Dog will be </w:t>
      </w:r>
      <w:r w:rsidR="006C5F20">
        <w:t>“</w:t>
      </w:r>
      <w:r w:rsidR="001964F6">
        <w:t>pet</w:t>
      </w:r>
      <w:r w:rsidR="006C5F20">
        <w:t xml:space="preserve"> </w:t>
      </w:r>
      <w:r w:rsidR="001C24A7">
        <w:t>friendly</w:t>
      </w:r>
      <w:r w:rsidR="006C5F20">
        <w:t xml:space="preserve">” meaning </w:t>
      </w:r>
      <w:r w:rsidR="00152464">
        <w:t xml:space="preserve">it will be </w:t>
      </w:r>
      <w:r w:rsidR="001964F6">
        <w:t>made o</w:t>
      </w:r>
      <w:r w:rsidR="00052485">
        <w:t xml:space="preserve">f </w:t>
      </w:r>
      <w:r w:rsidR="00731818">
        <w:t>nontoxic</w:t>
      </w:r>
      <w:r w:rsidR="00052485">
        <w:t xml:space="preserve"> material to both the pet and the human</w:t>
      </w:r>
      <w:r w:rsidR="00731818">
        <w:t>,</w:t>
      </w:r>
      <w:r w:rsidR="00052485">
        <w:t xml:space="preserve"> </w:t>
      </w:r>
      <w:r w:rsidR="00152464">
        <w:t>sturdy enough to</w:t>
      </w:r>
      <w:r w:rsidR="00BB0C95">
        <w:t xml:space="preserve"> resist </w:t>
      </w:r>
      <w:r w:rsidR="00334FD4">
        <w:t xml:space="preserve">accidental </w:t>
      </w:r>
      <w:r w:rsidR="0056325D">
        <w:t>nudging</w:t>
      </w:r>
      <w:r w:rsidR="00731818">
        <w:t xml:space="preserve">, </w:t>
      </w:r>
      <w:r w:rsidR="0056325D">
        <w:t xml:space="preserve">but </w:t>
      </w:r>
      <w:r w:rsidR="00731818">
        <w:t xml:space="preserve">shall not be expected to withstand </w:t>
      </w:r>
      <w:r w:rsidR="00796E95">
        <w:t>chewing of cables and any other improper use.</w:t>
      </w:r>
    </w:p>
    <w:p w14:paraId="27508C8C" w14:textId="77777777" w:rsidR="00B65063" w:rsidRDefault="00B65063" w:rsidP="00B37E57">
      <w:pPr>
        <w:ind w:left="720"/>
      </w:pPr>
    </w:p>
    <w:p w14:paraId="25BAA4B9" w14:textId="35DB17DC" w:rsidR="00B65063" w:rsidRDefault="00B65063" w:rsidP="00656F07">
      <w:pPr>
        <w:pStyle w:val="Heading4"/>
      </w:pPr>
      <w:r>
        <w:lastRenderedPageBreak/>
        <w:t xml:space="preserve">Exhaust </w:t>
      </w:r>
    </w:p>
    <w:p w14:paraId="252BD093" w14:textId="3E4E49F7" w:rsidR="00B37E57" w:rsidRPr="00B37E57" w:rsidRDefault="00B65063" w:rsidP="00B37E57">
      <w:pPr>
        <w:ind w:left="720"/>
      </w:pPr>
      <w:r>
        <w:t xml:space="preserve">The VAC unit will also have a hose connected to the </w:t>
      </w:r>
      <w:r w:rsidR="009D36F7">
        <w:t>window</w:t>
      </w:r>
      <w:r>
        <w:t xml:space="preserve"> that will </w:t>
      </w:r>
      <w:r w:rsidR="00725F60">
        <w:t>push</w:t>
      </w:r>
      <w:r>
        <w:t xml:space="preserve"> the </w:t>
      </w:r>
      <w:r w:rsidR="00725F60">
        <w:t>warm</w:t>
      </w:r>
      <w:r>
        <w:t xml:space="preserve"> air outside of the car.</w:t>
      </w:r>
      <w:r w:rsidR="00796E95">
        <w:t xml:space="preserve"> </w:t>
      </w:r>
    </w:p>
    <w:p w14:paraId="39B1291C" w14:textId="10A9ABB2" w:rsidR="00A0608C" w:rsidRPr="00FE567C" w:rsidRDefault="00A0608C" w:rsidP="00A0608C">
      <w:pPr>
        <w:pStyle w:val="Heading3"/>
        <w:rPr>
          <w:rFonts w:ascii="Arial" w:hAnsi="Arial"/>
          <w:sz w:val="28"/>
          <w:szCs w:val="28"/>
        </w:rPr>
      </w:pPr>
      <w:bookmarkStart w:id="49" w:name="_Toc442692805"/>
      <w:bookmarkStart w:id="50" w:name="_Toc96549666"/>
      <w:bookmarkStart w:id="51" w:name="_Toc96549983"/>
      <w:r w:rsidRPr="00FE567C">
        <w:rPr>
          <w:rFonts w:ascii="Arial" w:hAnsi="Arial"/>
          <w:sz w:val="28"/>
          <w:szCs w:val="28"/>
        </w:rPr>
        <w:t>Electrical Characteristics</w:t>
      </w:r>
      <w:bookmarkEnd w:id="49"/>
      <w:bookmarkEnd w:id="50"/>
      <w:bookmarkEnd w:id="51"/>
    </w:p>
    <w:p w14:paraId="34887E3D" w14:textId="5678C48D" w:rsidR="00A0608C" w:rsidRPr="00730B1B" w:rsidRDefault="00A0608C" w:rsidP="00D9551D">
      <w:pPr>
        <w:pStyle w:val="Heading4"/>
        <w:rPr>
          <w:rFonts w:cs="Arial"/>
        </w:rPr>
      </w:pPr>
      <w:r w:rsidRPr="4C852885">
        <w:rPr>
          <w:rFonts w:cs="Arial"/>
        </w:rPr>
        <w:t>Inputs</w:t>
      </w:r>
    </w:p>
    <w:p w14:paraId="40F9DC35" w14:textId="6664A0C6" w:rsidR="00A0608C" w:rsidRPr="008C5B2C" w:rsidRDefault="00A0608C" w:rsidP="00491608">
      <w:pPr>
        <w:pStyle w:val="ListParagraph"/>
        <w:contextualSpacing/>
        <w:rPr>
          <w:rFonts w:ascii="Arial" w:hAnsi="Arial" w:cs="Arial"/>
        </w:rPr>
      </w:pPr>
      <w:r w:rsidRPr="5D22458D">
        <w:rPr>
          <w:rFonts w:ascii="Arial" w:hAnsi="Arial" w:cs="Arial"/>
        </w:rPr>
        <w:t xml:space="preserve">The </w:t>
      </w:r>
      <w:r w:rsidR="30D0F33F" w:rsidRPr="314C5B2D">
        <w:rPr>
          <w:rFonts w:ascii="Arial" w:hAnsi="Arial" w:cs="Arial"/>
        </w:rPr>
        <w:t xml:space="preserve">electrical </w:t>
      </w:r>
      <w:r w:rsidRPr="5D22458D">
        <w:rPr>
          <w:rFonts w:ascii="Arial" w:hAnsi="Arial" w:cs="Arial"/>
        </w:rPr>
        <w:t xml:space="preserve">inputs for the </w:t>
      </w:r>
      <w:r w:rsidR="30D0F33F" w:rsidRPr="5D5FD701">
        <w:rPr>
          <w:rFonts w:ascii="Arial" w:hAnsi="Arial" w:cs="Arial"/>
        </w:rPr>
        <w:t>Chilly</w:t>
      </w:r>
      <w:r w:rsidRPr="5D22458D">
        <w:rPr>
          <w:rFonts w:ascii="Arial" w:hAnsi="Arial" w:cs="Arial"/>
        </w:rPr>
        <w:t xml:space="preserve"> </w:t>
      </w:r>
      <w:r w:rsidR="30D0F33F" w:rsidRPr="314C5B2D">
        <w:rPr>
          <w:rFonts w:ascii="Arial" w:hAnsi="Arial" w:cs="Arial"/>
        </w:rPr>
        <w:t xml:space="preserve">Dog </w:t>
      </w:r>
      <w:r w:rsidRPr="5D22458D">
        <w:rPr>
          <w:rFonts w:ascii="Arial" w:hAnsi="Arial" w:cs="Arial"/>
        </w:rPr>
        <w:t>consist of the power from the solar panel</w:t>
      </w:r>
      <w:r w:rsidR="00AA638E">
        <w:rPr>
          <w:rFonts w:ascii="Arial" w:hAnsi="Arial" w:cs="Arial"/>
        </w:rPr>
        <w:t xml:space="preserve">, </w:t>
      </w:r>
      <w:r w:rsidRPr="5D22458D">
        <w:rPr>
          <w:rFonts w:ascii="Arial" w:hAnsi="Arial" w:cs="Arial"/>
        </w:rPr>
        <w:t xml:space="preserve">the temperature data gathered by the sensor on the microcontroller, and the user’s input information </w:t>
      </w:r>
      <w:r w:rsidR="003F31FA">
        <w:rPr>
          <w:rFonts w:ascii="Arial" w:hAnsi="Arial" w:cs="Arial"/>
        </w:rPr>
        <w:t>sourcing</w:t>
      </w:r>
      <w:r w:rsidRPr="5D22458D">
        <w:rPr>
          <w:rFonts w:ascii="Arial" w:hAnsi="Arial" w:cs="Arial"/>
        </w:rPr>
        <w:t xml:space="preserve"> from the phone application.</w:t>
      </w:r>
    </w:p>
    <w:p w14:paraId="4C81C45B" w14:textId="77777777" w:rsidR="00A0608C" w:rsidRPr="00730B1B" w:rsidRDefault="00A0608C" w:rsidP="00D9551D">
      <w:pPr>
        <w:pStyle w:val="Heading5"/>
      </w:pPr>
      <w:r>
        <w:t>Power Consumption</w:t>
      </w:r>
    </w:p>
    <w:p w14:paraId="7C4C02F5" w14:textId="08CB4D02" w:rsidR="00A0608C" w:rsidRPr="00730B1B" w:rsidRDefault="00A0608C" w:rsidP="00491608">
      <w:pPr>
        <w:pStyle w:val="ListParagraph"/>
        <w:contextualSpacing/>
        <w:rPr>
          <w:rFonts w:ascii="Arial" w:hAnsi="Arial" w:cs="Arial"/>
        </w:rPr>
      </w:pPr>
      <w:r w:rsidRPr="5D22458D">
        <w:rPr>
          <w:rFonts w:ascii="Arial" w:hAnsi="Arial" w:cs="Arial"/>
        </w:rPr>
        <w:t xml:space="preserve">The maximum peak power </w:t>
      </w:r>
      <w:r w:rsidR="002C2ECE" w:rsidRPr="5D22458D">
        <w:rPr>
          <w:rFonts w:ascii="Arial" w:hAnsi="Arial" w:cs="Arial"/>
          <w:noProof/>
        </w:rPr>
        <w:t>of</w:t>
      </w:r>
      <w:r w:rsidRPr="5D22458D">
        <w:rPr>
          <w:rFonts w:ascii="Arial" w:hAnsi="Arial" w:cs="Arial"/>
        </w:rPr>
        <w:t xml:space="preserve"> the </w:t>
      </w:r>
      <w:r w:rsidR="005908B9" w:rsidRPr="5D22458D">
        <w:rPr>
          <w:rFonts w:ascii="Arial" w:hAnsi="Arial" w:cs="Arial"/>
        </w:rPr>
        <w:t xml:space="preserve">system </w:t>
      </w:r>
      <w:r w:rsidRPr="5D22458D">
        <w:rPr>
          <w:rFonts w:ascii="Arial" w:hAnsi="Arial" w:cs="Arial"/>
        </w:rPr>
        <w:t xml:space="preserve">shall not exceed </w:t>
      </w:r>
      <w:r w:rsidR="005908B9" w:rsidRPr="5D22458D">
        <w:rPr>
          <w:rFonts w:ascii="Arial" w:hAnsi="Arial" w:cs="Arial"/>
        </w:rPr>
        <w:t xml:space="preserve">the available power coming from the </w:t>
      </w:r>
      <w:r w:rsidR="005E0EEB">
        <w:rPr>
          <w:rFonts w:ascii="Arial" w:hAnsi="Arial" w:cs="Arial"/>
        </w:rPr>
        <w:t>battery</w:t>
      </w:r>
      <w:r w:rsidR="005908B9" w:rsidRPr="5D22458D">
        <w:rPr>
          <w:rFonts w:ascii="Arial" w:hAnsi="Arial" w:cs="Arial"/>
        </w:rPr>
        <w:t xml:space="preserve">, being </w:t>
      </w:r>
      <w:r w:rsidR="0458E4AF" w:rsidRPr="09F2F59D">
        <w:rPr>
          <w:rFonts w:ascii="Arial" w:hAnsi="Arial" w:cs="Arial"/>
        </w:rPr>
        <w:t>100W</w:t>
      </w:r>
      <w:r w:rsidR="005908B9" w:rsidRPr="5D22458D">
        <w:rPr>
          <w:rFonts w:ascii="Arial" w:hAnsi="Arial" w:cs="Arial"/>
        </w:rPr>
        <w:t xml:space="preserve"> and 210W </w:t>
      </w:r>
      <w:commentRangeStart w:id="52"/>
      <w:r w:rsidR="005908B9" w:rsidRPr="5D22458D">
        <w:rPr>
          <w:rFonts w:ascii="Arial" w:hAnsi="Arial" w:cs="Arial"/>
        </w:rPr>
        <w:t>re</w:t>
      </w:r>
      <w:r w:rsidR="5D22458D" w:rsidRPr="5D22458D">
        <w:rPr>
          <w:rFonts w:ascii="Arial" w:hAnsi="Arial" w:cs="Arial"/>
        </w:rPr>
        <w:t>spectively</w:t>
      </w:r>
      <w:commentRangeEnd w:id="52"/>
      <w:r w:rsidR="007C50F3">
        <w:rPr>
          <w:rStyle w:val="CommentReference"/>
          <w:rFonts w:eastAsia="Calibri"/>
        </w:rPr>
        <w:commentReference w:id="52"/>
      </w:r>
      <w:r w:rsidR="5D22458D" w:rsidRPr="5D22458D">
        <w:rPr>
          <w:rFonts w:ascii="Arial" w:hAnsi="Arial" w:cs="Arial"/>
        </w:rPr>
        <w:t xml:space="preserve">. </w:t>
      </w:r>
    </w:p>
    <w:p w14:paraId="0B1A59AF" w14:textId="77777777" w:rsidR="00A0608C" w:rsidRPr="00730B1B" w:rsidRDefault="00A0608C" w:rsidP="00A0608C">
      <w:pPr>
        <w:rPr>
          <w:rFonts w:ascii="Arial" w:hAnsi="Arial" w:cs="Arial"/>
        </w:rPr>
      </w:pPr>
    </w:p>
    <w:p w14:paraId="2D63843D" w14:textId="7AF51A44" w:rsidR="00A0608C" w:rsidRDefault="00A0608C" w:rsidP="5D22458D">
      <w:pPr>
        <w:pStyle w:val="Rationale"/>
        <w:spacing w:line="259" w:lineRule="auto"/>
        <w:rPr>
          <w:iCs/>
          <w:szCs w:val="20"/>
        </w:rPr>
      </w:pPr>
      <w:r>
        <w:t xml:space="preserve">Rationale:  </w:t>
      </w:r>
      <w:r w:rsidR="5D22458D">
        <w:t>The power from the car outlet will recharge the battery much faster than the solar panel, so while driving to the destination, the user will use the car outlet and while the car is off, the solar panel will recharge the battery. The solar panel recharging time would be drastically reduced if a larger wattage panel is used.</w:t>
      </w:r>
    </w:p>
    <w:p w14:paraId="5701E90D" w14:textId="77777777" w:rsidR="00A0608C" w:rsidRPr="00730B1B" w:rsidRDefault="00A0608C" w:rsidP="00D9551D">
      <w:pPr>
        <w:pStyle w:val="Heading5"/>
      </w:pPr>
      <w:r>
        <w:t>Input Voltage Level</w:t>
      </w:r>
    </w:p>
    <w:p w14:paraId="772EA33B" w14:textId="2E22F3F6" w:rsidR="0D1A6C7C" w:rsidRPr="006D3D5B" w:rsidRDefault="00A0608C" w:rsidP="00491608">
      <w:pPr>
        <w:ind w:left="720"/>
        <w:rPr>
          <w:rFonts w:ascii="Arial" w:hAnsi="Arial" w:cs="Arial"/>
        </w:rPr>
      </w:pPr>
      <w:r w:rsidRPr="5D22458D">
        <w:rPr>
          <w:rFonts w:ascii="Arial" w:hAnsi="Arial" w:cs="Arial"/>
        </w:rPr>
        <w:t>The input voltage level for the battery will be 14V, as is needed for the battery to recharge. The microcont</w:t>
      </w:r>
      <w:r w:rsidR="5D22458D" w:rsidRPr="5D22458D">
        <w:rPr>
          <w:rFonts w:ascii="Arial" w:hAnsi="Arial" w:cs="Arial"/>
        </w:rPr>
        <w:t xml:space="preserve">roller will take </w:t>
      </w:r>
      <w:r w:rsidR="00DC17E9" w:rsidRPr="00DC17E9">
        <w:rPr>
          <w:rFonts w:ascii="Arial" w:hAnsi="Arial" w:cs="Arial"/>
        </w:rPr>
        <w:t>1.8 - 5.5</w:t>
      </w:r>
      <w:r w:rsidR="00DC17E9">
        <w:rPr>
          <w:rFonts w:ascii="Arial" w:hAnsi="Arial" w:cs="Arial"/>
        </w:rPr>
        <w:t>V</w:t>
      </w:r>
      <w:r w:rsidR="00F20513">
        <w:rPr>
          <w:rFonts w:ascii="Arial" w:hAnsi="Arial" w:cs="Arial"/>
        </w:rPr>
        <w:t xml:space="preserve">, the </w:t>
      </w:r>
      <w:r w:rsidR="5E1454BA" w:rsidRPr="1E08C4A9">
        <w:rPr>
          <w:rFonts w:ascii="Arial" w:hAnsi="Arial" w:cs="Arial"/>
        </w:rPr>
        <w:t>modem</w:t>
      </w:r>
      <w:r w:rsidR="00F20513">
        <w:rPr>
          <w:rFonts w:ascii="Arial" w:hAnsi="Arial" w:cs="Arial"/>
        </w:rPr>
        <w:t xml:space="preserve"> will take </w:t>
      </w:r>
      <w:r w:rsidR="00E74773">
        <w:rPr>
          <w:rFonts w:ascii="Arial" w:hAnsi="Arial" w:cs="Arial"/>
        </w:rPr>
        <w:t>5</w:t>
      </w:r>
      <w:r w:rsidR="00111BE7">
        <w:rPr>
          <w:rFonts w:ascii="Arial" w:hAnsi="Arial" w:cs="Arial"/>
        </w:rPr>
        <w:t xml:space="preserve">V at </w:t>
      </w:r>
      <w:r w:rsidR="00E74773">
        <w:rPr>
          <w:rFonts w:ascii="Arial" w:hAnsi="Arial" w:cs="Arial"/>
        </w:rPr>
        <w:t>50m</w:t>
      </w:r>
      <w:r w:rsidR="00111BE7">
        <w:rPr>
          <w:rFonts w:ascii="Arial" w:hAnsi="Arial" w:cs="Arial"/>
        </w:rPr>
        <w:t>A,</w:t>
      </w:r>
      <w:r w:rsidR="5D22458D" w:rsidRPr="5D22458D">
        <w:rPr>
          <w:rFonts w:ascii="Arial" w:hAnsi="Arial" w:cs="Arial"/>
        </w:rPr>
        <w:t xml:space="preserve"> and the </w:t>
      </w:r>
      <w:r w:rsidR="5D22458D" w:rsidRPr="64175563">
        <w:rPr>
          <w:rFonts w:ascii="Arial" w:hAnsi="Arial" w:cs="Arial"/>
        </w:rPr>
        <w:t>VAC</w:t>
      </w:r>
      <w:r w:rsidR="5D22458D" w:rsidRPr="5D22458D">
        <w:rPr>
          <w:rFonts w:ascii="Arial" w:hAnsi="Arial" w:cs="Arial"/>
        </w:rPr>
        <w:t xml:space="preserve"> system will take 115V at 7.</w:t>
      </w:r>
      <w:commentRangeStart w:id="53"/>
      <w:r w:rsidR="5D22458D" w:rsidRPr="5D22458D">
        <w:rPr>
          <w:rFonts w:ascii="Arial" w:hAnsi="Arial" w:cs="Arial"/>
        </w:rPr>
        <w:t>19A</w:t>
      </w:r>
      <w:commentRangeEnd w:id="53"/>
      <w:r w:rsidR="007C50F3">
        <w:rPr>
          <w:rStyle w:val="CommentReference"/>
        </w:rPr>
        <w:commentReference w:id="53"/>
      </w:r>
      <w:r w:rsidR="5D22458D" w:rsidRPr="5D22458D">
        <w:rPr>
          <w:rFonts w:ascii="Arial" w:hAnsi="Arial" w:cs="Arial"/>
        </w:rPr>
        <w:t xml:space="preserve">. </w:t>
      </w:r>
    </w:p>
    <w:p w14:paraId="7D257CAA" w14:textId="10BF4CEA" w:rsidR="61B6B8CA" w:rsidRDefault="61B6B8CA" w:rsidP="61B6B8CA">
      <w:pPr>
        <w:rPr>
          <w:szCs w:val="23"/>
        </w:rPr>
      </w:pPr>
    </w:p>
    <w:p w14:paraId="34969758" w14:textId="76903A86" w:rsidR="00A0608C" w:rsidRDefault="00A0608C" w:rsidP="00A0608C">
      <w:pPr>
        <w:pStyle w:val="Rationale"/>
      </w:pPr>
      <w:r>
        <w:t xml:space="preserve">Rationale:  </w:t>
      </w:r>
      <w:r w:rsidR="005908B9">
        <w:t xml:space="preserve">The battery powered car air conditioning will need to power the microcontroller and the </w:t>
      </w:r>
      <w:r w:rsidR="007139BB">
        <w:t>V</w:t>
      </w:r>
      <w:r w:rsidR="005908B9">
        <w:t xml:space="preserve">AC components with enough voltage </w:t>
      </w:r>
      <w:proofErr w:type="gramStart"/>
      <w:r w:rsidR="005908B9">
        <w:t>for the amount of</w:t>
      </w:r>
      <w:proofErr w:type="gramEnd"/>
      <w:r w:rsidR="005908B9">
        <w:t xml:space="preserve"> time the unit will need to be running.</w:t>
      </w:r>
    </w:p>
    <w:p w14:paraId="7371627A" w14:textId="07886922" w:rsidR="00ED3288" w:rsidRPr="00730B1B" w:rsidRDefault="00C7469A" w:rsidP="00ED3288">
      <w:pPr>
        <w:pStyle w:val="Heading5"/>
      </w:pPr>
      <w:r>
        <w:t>Mo</w:t>
      </w:r>
      <w:r w:rsidR="000A7CE4">
        <w:t>d</w:t>
      </w:r>
      <w:r>
        <w:t>em</w:t>
      </w:r>
      <w:r w:rsidR="008C74C7">
        <w:t xml:space="preserve"> Inputs</w:t>
      </w:r>
    </w:p>
    <w:p w14:paraId="48B62E8D" w14:textId="6B0F3261" w:rsidR="00ED3288" w:rsidRPr="00ED3288" w:rsidRDefault="00C7469A" w:rsidP="00491608">
      <w:pPr>
        <w:ind w:left="720"/>
      </w:pPr>
      <w:r>
        <w:t xml:space="preserve">The </w:t>
      </w:r>
      <w:r w:rsidR="000A7CE4">
        <w:t>modem</w:t>
      </w:r>
      <w:r>
        <w:t xml:space="preserve"> will receive </w:t>
      </w:r>
      <w:r w:rsidR="00261B9B">
        <w:t xml:space="preserve">desired temperature </w:t>
      </w:r>
      <w:r>
        <w:t xml:space="preserve">data from the </w:t>
      </w:r>
      <w:r w:rsidR="000F3D9C">
        <w:t xml:space="preserve">application, as well as </w:t>
      </w:r>
      <w:r w:rsidR="00D425E2">
        <w:t>the current temperature and battery life from the microcontroller</w:t>
      </w:r>
      <w:r w:rsidR="005B1EDA">
        <w:t xml:space="preserve">. </w:t>
      </w:r>
    </w:p>
    <w:p w14:paraId="0C085A8B" w14:textId="77777777" w:rsidR="008F1F2F" w:rsidRDefault="008F1F2F" w:rsidP="008F1F2F"/>
    <w:p w14:paraId="1C75A77C" w14:textId="60B5BCE0" w:rsidR="008F1F2F" w:rsidRPr="00730B1B" w:rsidRDefault="00B5613D" w:rsidP="008F1F2F">
      <w:pPr>
        <w:pStyle w:val="Heading5"/>
      </w:pPr>
      <w:r>
        <w:t xml:space="preserve">Microcontroller </w:t>
      </w:r>
      <w:r w:rsidR="00CE4EEA">
        <w:t>I</w:t>
      </w:r>
      <w:r w:rsidR="008C74C7">
        <w:t>nputs</w:t>
      </w:r>
    </w:p>
    <w:p w14:paraId="68A6F758" w14:textId="4272602B" w:rsidR="008F1F2F" w:rsidRPr="00730B1B" w:rsidRDefault="00CE4EEA" w:rsidP="00491608">
      <w:pPr>
        <w:ind w:left="720"/>
        <w:rPr>
          <w:rFonts w:ascii="Arial" w:hAnsi="Arial" w:cs="Arial"/>
        </w:rPr>
      </w:pPr>
      <w:r>
        <w:rPr>
          <w:rFonts w:ascii="Arial" w:hAnsi="Arial" w:cs="Arial"/>
        </w:rPr>
        <w:t xml:space="preserve">The microcontroller </w:t>
      </w:r>
      <w:r w:rsidR="003641D6">
        <w:rPr>
          <w:rFonts w:ascii="Arial" w:hAnsi="Arial" w:cs="Arial"/>
        </w:rPr>
        <w:t xml:space="preserve">will receive inputs from temperature </w:t>
      </w:r>
      <w:r w:rsidR="7D931E98" w:rsidRPr="7C9958BC">
        <w:rPr>
          <w:rFonts w:ascii="Arial" w:hAnsi="Arial" w:cs="Arial"/>
        </w:rPr>
        <w:t>sensors</w:t>
      </w:r>
      <w:r w:rsidR="009205BE">
        <w:rPr>
          <w:rFonts w:ascii="Arial" w:hAnsi="Arial" w:cs="Arial"/>
        </w:rPr>
        <w:t xml:space="preserve"> and </w:t>
      </w:r>
      <w:r w:rsidR="00D9760D">
        <w:rPr>
          <w:rFonts w:ascii="Arial" w:hAnsi="Arial" w:cs="Arial"/>
        </w:rPr>
        <w:t xml:space="preserve">the </w:t>
      </w:r>
      <w:r w:rsidR="002D7455">
        <w:rPr>
          <w:rFonts w:ascii="Arial" w:hAnsi="Arial" w:cs="Arial"/>
        </w:rPr>
        <w:t>modem</w:t>
      </w:r>
      <w:r w:rsidR="00AE63C6">
        <w:rPr>
          <w:rFonts w:ascii="Arial" w:hAnsi="Arial" w:cs="Arial"/>
        </w:rPr>
        <w:t>.</w:t>
      </w:r>
      <w:r w:rsidR="004B59BB">
        <w:rPr>
          <w:rFonts w:ascii="Arial" w:hAnsi="Arial" w:cs="Arial"/>
        </w:rPr>
        <w:t xml:space="preserve"> The temperature data from the </w:t>
      </w:r>
      <w:r w:rsidR="7B300420" w:rsidRPr="7C9958BC">
        <w:rPr>
          <w:rFonts w:ascii="Arial" w:hAnsi="Arial" w:cs="Arial"/>
        </w:rPr>
        <w:t>sensors</w:t>
      </w:r>
      <w:r w:rsidR="004B59BB">
        <w:rPr>
          <w:rFonts w:ascii="Arial" w:hAnsi="Arial" w:cs="Arial"/>
        </w:rPr>
        <w:t xml:space="preserve"> will be compared to the desired temperature data </w:t>
      </w:r>
      <w:r w:rsidR="00A11BFC">
        <w:rPr>
          <w:rFonts w:ascii="Arial" w:hAnsi="Arial" w:cs="Arial"/>
        </w:rPr>
        <w:t xml:space="preserve">coming from the </w:t>
      </w:r>
      <w:r w:rsidR="002D7455">
        <w:rPr>
          <w:rFonts w:ascii="Arial" w:hAnsi="Arial" w:cs="Arial"/>
        </w:rPr>
        <w:t>modem</w:t>
      </w:r>
      <w:r w:rsidR="00E31A75">
        <w:rPr>
          <w:rFonts w:ascii="Arial" w:hAnsi="Arial" w:cs="Arial"/>
        </w:rPr>
        <w:t>. I</w:t>
      </w:r>
      <w:r w:rsidR="00A11BFC">
        <w:rPr>
          <w:rFonts w:ascii="Arial" w:hAnsi="Arial" w:cs="Arial"/>
        </w:rPr>
        <w:t>f th</w:t>
      </w:r>
      <w:r w:rsidR="001628B1">
        <w:rPr>
          <w:rFonts w:ascii="Arial" w:hAnsi="Arial" w:cs="Arial"/>
        </w:rPr>
        <w:t xml:space="preserve">e actual temperature inside the vehicle is different than the desired temperature, </w:t>
      </w:r>
      <w:r w:rsidR="009F4742">
        <w:rPr>
          <w:rFonts w:ascii="Arial" w:hAnsi="Arial" w:cs="Arial"/>
        </w:rPr>
        <w:t xml:space="preserve">the microcontroller will </w:t>
      </w:r>
      <w:r w:rsidR="00275760">
        <w:rPr>
          <w:rFonts w:ascii="Arial" w:hAnsi="Arial" w:cs="Arial"/>
        </w:rPr>
        <w:t xml:space="preserve">command the </w:t>
      </w:r>
      <w:r w:rsidR="007139BB">
        <w:rPr>
          <w:rFonts w:ascii="Arial" w:hAnsi="Arial" w:cs="Arial"/>
        </w:rPr>
        <w:t>V</w:t>
      </w:r>
      <w:r w:rsidR="004058FB">
        <w:rPr>
          <w:rFonts w:ascii="Arial" w:hAnsi="Arial" w:cs="Arial"/>
        </w:rPr>
        <w:t xml:space="preserve">AC system to </w:t>
      </w:r>
      <w:r w:rsidR="001B6BD6">
        <w:rPr>
          <w:rFonts w:ascii="Arial" w:hAnsi="Arial" w:cs="Arial"/>
        </w:rPr>
        <w:t>output cool air.</w:t>
      </w:r>
    </w:p>
    <w:p w14:paraId="686BC6C1" w14:textId="77777777" w:rsidR="008F1F2F" w:rsidRPr="00730B1B" w:rsidRDefault="008F1F2F" w:rsidP="008F1F2F">
      <w:pPr>
        <w:rPr>
          <w:rFonts w:ascii="Arial" w:hAnsi="Arial" w:cs="Arial"/>
        </w:rPr>
      </w:pPr>
    </w:p>
    <w:p w14:paraId="3BEE1ED6" w14:textId="1FE703B6" w:rsidR="008F1F2F" w:rsidRPr="008F1F2F" w:rsidRDefault="008F1F2F" w:rsidP="007F0059">
      <w:pPr>
        <w:pStyle w:val="Rationale"/>
      </w:pPr>
      <w:r>
        <w:t xml:space="preserve">Rationale:  The </w:t>
      </w:r>
      <w:r w:rsidR="00B5559B">
        <w:t>microcontroller will</w:t>
      </w:r>
      <w:r w:rsidR="001B25A9">
        <w:t xml:space="preserve"> </w:t>
      </w:r>
      <w:r w:rsidR="006E625C">
        <w:t>oversee</w:t>
      </w:r>
      <w:r w:rsidR="001B25A9">
        <w:t xml:space="preserve"> </w:t>
      </w:r>
      <w:r w:rsidR="007875C0">
        <w:t>regulating the</w:t>
      </w:r>
      <w:r w:rsidR="000800CF">
        <w:t xml:space="preserve"> amount </w:t>
      </w:r>
      <w:r w:rsidR="00E31A75">
        <w:t>and the temperature</w:t>
      </w:r>
      <w:r w:rsidR="000800CF">
        <w:t xml:space="preserve"> of air that is output into the vehicle.</w:t>
      </w:r>
    </w:p>
    <w:p w14:paraId="362DF751" w14:textId="77777777" w:rsidR="008F1F2F" w:rsidRDefault="008F1F2F" w:rsidP="008F1F2F"/>
    <w:p w14:paraId="1B050955" w14:textId="77777777" w:rsidR="004772EC" w:rsidRPr="008F1F2F" w:rsidRDefault="004772EC" w:rsidP="008F1F2F"/>
    <w:p w14:paraId="4A837A9E" w14:textId="14B29B0F" w:rsidR="00ED1CCF" w:rsidRDefault="00ED1CCF" w:rsidP="00ED1CCF">
      <w:pPr>
        <w:pStyle w:val="Heading5"/>
      </w:pPr>
      <w:r>
        <w:t>Application Inputs</w:t>
      </w:r>
    </w:p>
    <w:p w14:paraId="69E72AC0" w14:textId="720CD338" w:rsidR="00ED1CCF" w:rsidRDefault="00ED1CCF" w:rsidP="00491608">
      <w:pPr>
        <w:ind w:left="720"/>
      </w:pPr>
      <w:r>
        <w:lastRenderedPageBreak/>
        <w:t xml:space="preserve">The application will receive the </w:t>
      </w:r>
      <w:r w:rsidR="00A57A75">
        <w:t xml:space="preserve">current </w:t>
      </w:r>
      <w:r>
        <w:t xml:space="preserve">temperature data </w:t>
      </w:r>
      <w:r w:rsidR="00C06B6D">
        <w:t>for the inside of the vehicle, as well as outside,</w:t>
      </w:r>
      <w:r>
        <w:t xml:space="preserve"> </w:t>
      </w:r>
      <w:r w:rsidR="00A57A75">
        <w:t xml:space="preserve">and battery life from the modem. </w:t>
      </w:r>
    </w:p>
    <w:p w14:paraId="35905BA7" w14:textId="77777777" w:rsidR="00FA6B3C" w:rsidRPr="00ED1CCF" w:rsidRDefault="00FA6B3C" w:rsidP="00ED1CCF"/>
    <w:p w14:paraId="236A6A2D" w14:textId="3BE0FEA3" w:rsidR="00713AF1" w:rsidRDefault="00FA6B3C" w:rsidP="008C5B2C">
      <w:pPr>
        <w:pStyle w:val="Rationale"/>
      </w:pPr>
      <w:r>
        <w:t xml:space="preserve">Rationale:  The app will need to display to </w:t>
      </w:r>
      <w:r w:rsidR="002953F0">
        <w:t xml:space="preserve">the user the current internal car temperature, outside temperature, and </w:t>
      </w:r>
      <w:r w:rsidR="007228FE">
        <w:t>battery life</w:t>
      </w:r>
      <w:r w:rsidR="00AF3F7F">
        <w:t>.</w:t>
      </w:r>
    </w:p>
    <w:p w14:paraId="4DD69D84" w14:textId="77777777" w:rsidR="00713AF1" w:rsidRDefault="00713AF1" w:rsidP="00A0608C">
      <w:pPr>
        <w:rPr>
          <w:rFonts w:ascii="Arial" w:hAnsi="Arial" w:cs="Arial"/>
        </w:rPr>
      </w:pPr>
    </w:p>
    <w:p w14:paraId="081450E8" w14:textId="14CBC41A" w:rsidR="00713AF1" w:rsidRDefault="00713AF1" w:rsidP="00713AF1">
      <w:pPr>
        <w:pStyle w:val="Heading5"/>
      </w:pPr>
      <w:r>
        <w:t>Air Conditioning Inputs</w:t>
      </w:r>
    </w:p>
    <w:p w14:paraId="002AE15D" w14:textId="28EAEA80" w:rsidR="00713AF1" w:rsidRDefault="00713AF1" w:rsidP="00491608">
      <w:pPr>
        <w:ind w:firstLine="720"/>
        <w:rPr>
          <w:rFonts w:ascii="Arial" w:hAnsi="Arial" w:cs="Arial"/>
        </w:rPr>
      </w:pPr>
      <w:r>
        <w:rPr>
          <w:rFonts w:ascii="Arial" w:hAnsi="Arial" w:cs="Arial"/>
        </w:rPr>
        <w:t xml:space="preserve">The VAC </w:t>
      </w:r>
      <w:r w:rsidR="009C233C">
        <w:rPr>
          <w:rFonts w:ascii="Arial" w:hAnsi="Arial" w:cs="Arial"/>
        </w:rPr>
        <w:t xml:space="preserve">will receive </w:t>
      </w:r>
      <w:r w:rsidR="00B9439C">
        <w:rPr>
          <w:rFonts w:ascii="Arial" w:hAnsi="Arial" w:cs="Arial"/>
        </w:rPr>
        <w:t xml:space="preserve">commands </w:t>
      </w:r>
      <w:r w:rsidR="00605870">
        <w:rPr>
          <w:rFonts w:ascii="Arial" w:hAnsi="Arial" w:cs="Arial"/>
        </w:rPr>
        <w:t xml:space="preserve">from the microcontroller to </w:t>
      </w:r>
      <w:r w:rsidR="002B65AE">
        <w:rPr>
          <w:rFonts w:ascii="Arial" w:hAnsi="Arial" w:cs="Arial"/>
        </w:rPr>
        <w:t xml:space="preserve">turn/off its cooling. </w:t>
      </w:r>
    </w:p>
    <w:p w14:paraId="560B9536" w14:textId="77777777" w:rsidR="00DC76DF" w:rsidRDefault="00DC76DF" w:rsidP="00A0608C">
      <w:pPr>
        <w:rPr>
          <w:rFonts w:ascii="Arial" w:hAnsi="Arial" w:cs="Arial"/>
        </w:rPr>
      </w:pPr>
    </w:p>
    <w:p w14:paraId="2ADE6A07" w14:textId="7C37A0D0" w:rsidR="005908B9" w:rsidRPr="00B65063" w:rsidRDefault="00B65063" w:rsidP="00646F93">
      <w:pPr>
        <w:pStyle w:val="Heading4"/>
        <w:jc w:val="left"/>
        <w:rPr>
          <w:rFonts w:cs="Arial"/>
        </w:rPr>
      </w:pPr>
      <w:r w:rsidRPr="00B65063">
        <w:rPr>
          <w:rFonts w:cs="Arial"/>
        </w:rPr>
        <w:t>Outputs</w:t>
      </w:r>
    </w:p>
    <w:p w14:paraId="7AA189AF" w14:textId="3A2D4D1A" w:rsidR="00226A02" w:rsidRPr="00730B1B" w:rsidRDefault="00954E82" w:rsidP="00226A02">
      <w:pPr>
        <w:pStyle w:val="Heading5"/>
      </w:pPr>
      <w:r>
        <w:t>Modem Outputs</w:t>
      </w:r>
    </w:p>
    <w:p w14:paraId="222C0227" w14:textId="3BB55528" w:rsidR="00226A02" w:rsidRDefault="00226A02" w:rsidP="00491608">
      <w:pPr>
        <w:ind w:left="720"/>
      </w:pPr>
      <w:r>
        <w:t xml:space="preserve">The modem will </w:t>
      </w:r>
      <w:r w:rsidR="002C7F44">
        <w:t xml:space="preserve">send the </w:t>
      </w:r>
      <w:r w:rsidR="00D53EC4">
        <w:t>current temperature</w:t>
      </w:r>
      <w:r w:rsidR="004B2355">
        <w:t>s</w:t>
      </w:r>
      <w:r w:rsidR="00D53EC4">
        <w:t xml:space="preserve"> </w:t>
      </w:r>
      <w:r w:rsidR="00A904B8">
        <w:t xml:space="preserve">and battery level to the application using </w:t>
      </w:r>
      <w:r w:rsidR="00D95F96">
        <w:t xml:space="preserve">cellular </w:t>
      </w:r>
      <w:r w:rsidR="00F10B8E">
        <w:t>data.</w:t>
      </w:r>
    </w:p>
    <w:p w14:paraId="7B520F27" w14:textId="77777777" w:rsidR="00986502" w:rsidRDefault="00986502" w:rsidP="00226A02"/>
    <w:p w14:paraId="421E592D" w14:textId="348F4AD3" w:rsidR="005E0D3E" w:rsidRPr="00730B1B" w:rsidRDefault="005E0D3E" w:rsidP="005E0D3E">
      <w:pPr>
        <w:pStyle w:val="Heading5"/>
      </w:pPr>
      <w:r>
        <w:t>Microcontroller Outputs</w:t>
      </w:r>
    </w:p>
    <w:p w14:paraId="650E8F6F" w14:textId="5FF4797E" w:rsidR="00226A02" w:rsidRDefault="00AA3E5F" w:rsidP="00491608">
      <w:pPr>
        <w:ind w:firstLine="720"/>
      </w:pPr>
      <w:r>
        <w:t>The microcontroller will</w:t>
      </w:r>
      <w:r w:rsidR="004B2AB9">
        <w:t xml:space="preserve"> send the current temperature</w:t>
      </w:r>
      <w:r w:rsidR="004B2355">
        <w:t>s</w:t>
      </w:r>
      <w:r w:rsidR="004B2AB9">
        <w:t xml:space="preserve"> and battery level to the modem.</w:t>
      </w:r>
      <w:r w:rsidR="00996C08">
        <w:t xml:space="preserve"> </w:t>
      </w:r>
    </w:p>
    <w:p w14:paraId="4CA8546A" w14:textId="77777777" w:rsidR="00996C08" w:rsidRDefault="00996C08" w:rsidP="00226A02"/>
    <w:p w14:paraId="042122C3" w14:textId="46C150EC" w:rsidR="00996C08" w:rsidRPr="00730B1B" w:rsidRDefault="002B2ED7" w:rsidP="00996C08">
      <w:pPr>
        <w:pStyle w:val="Heading5"/>
      </w:pPr>
      <w:r>
        <w:t>Application Outputs</w:t>
      </w:r>
    </w:p>
    <w:p w14:paraId="063F4652" w14:textId="3D2D34ED" w:rsidR="00996C08" w:rsidRDefault="00996C08" w:rsidP="00491608">
      <w:pPr>
        <w:ind w:left="720"/>
      </w:pPr>
      <w:r>
        <w:t>The</w:t>
      </w:r>
      <w:r w:rsidR="000F6788">
        <w:t xml:space="preserve"> Application</w:t>
      </w:r>
      <w:r>
        <w:t xml:space="preserve"> will send the </w:t>
      </w:r>
      <w:r w:rsidR="001C6BEF">
        <w:t>user’s desired temperature</w:t>
      </w:r>
      <w:r w:rsidR="00682F31">
        <w:t xml:space="preserve"> to the modem</w:t>
      </w:r>
      <w:r>
        <w:t>.</w:t>
      </w:r>
      <w:r w:rsidR="00554C3D">
        <w:t xml:space="preserve"> </w:t>
      </w:r>
      <w:r w:rsidR="000F6788">
        <w:t xml:space="preserve">The </w:t>
      </w:r>
      <w:r w:rsidR="002B28F4">
        <w:t>application will also</w:t>
      </w:r>
      <w:r w:rsidR="002A65C4">
        <w:t xml:space="preserve"> push notification banners to the phone </w:t>
      </w:r>
      <w:r w:rsidR="00305EC6">
        <w:t>to alert the user to low battery</w:t>
      </w:r>
      <w:r w:rsidR="00765F9D">
        <w:t>.</w:t>
      </w:r>
    </w:p>
    <w:p w14:paraId="5D5808B5" w14:textId="77777777" w:rsidR="00996C08" w:rsidRDefault="00996C08" w:rsidP="00226A02"/>
    <w:p w14:paraId="3DA794B9" w14:textId="242E1D93" w:rsidR="00774542" w:rsidRPr="00906662" w:rsidRDefault="00774542" w:rsidP="00774542">
      <w:pPr>
        <w:pStyle w:val="Rationale"/>
      </w:pPr>
      <w:r>
        <w:t xml:space="preserve">Rationale:  The </w:t>
      </w:r>
      <w:r w:rsidR="00D72FBE">
        <w:t xml:space="preserve">MCU will need </w:t>
      </w:r>
      <w:r w:rsidR="00B864F2">
        <w:t>the</w:t>
      </w:r>
      <w:r w:rsidR="00BC7F25">
        <w:t xml:space="preserve"> desired temperature from the app to</w:t>
      </w:r>
      <w:r w:rsidR="00143962">
        <w:t xml:space="preserve"> know what temperature to set the car at</w:t>
      </w:r>
      <w:r w:rsidR="00600103">
        <w:t>. The app will need to notify users if there is danger to their animals</w:t>
      </w:r>
    </w:p>
    <w:p w14:paraId="0BA4AE6F" w14:textId="77777777" w:rsidR="00774542" w:rsidRPr="00226A02" w:rsidRDefault="00774542" w:rsidP="00226A02"/>
    <w:p w14:paraId="0E207C45" w14:textId="014A51D8" w:rsidR="007F0059" w:rsidRPr="00730B1B" w:rsidRDefault="007F0059" w:rsidP="007F0059">
      <w:pPr>
        <w:pStyle w:val="Heading5"/>
      </w:pPr>
      <w:r>
        <w:t>Air Conditioning Output</w:t>
      </w:r>
      <w:r w:rsidR="002B2ED7">
        <w:t>s</w:t>
      </w:r>
    </w:p>
    <w:p w14:paraId="63349932" w14:textId="0B98C007" w:rsidR="00BF6D55" w:rsidRPr="00906662" w:rsidRDefault="007F0059" w:rsidP="00491608">
      <w:pPr>
        <w:ind w:left="720"/>
      </w:pPr>
      <w:r>
        <w:rPr>
          <w:rFonts w:ascii="Arial" w:hAnsi="Arial" w:cs="Arial"/>
        </w:rPr>
        <w:t>The unit will provide enough cool air that will bring the inside temperature of the car to the desired temperature input by the user.</w:t>
      </w:r>
      <w:r w:rsidR="00BF6D55">
        <w:rPr>
          <w:rFonts w:ascii="Arial" w:hAnsi="Arial" w:cs="Arial"/>
        </w:rPr>
        <w:t xml:space="preserve"> </w:t>
      </w:r>
    </w:p>
    <w:p w14:paraId="75432194" w14:textId="77777777" w:rsidR="007F0059" w:rsidRPr="00730B1B" w:rsidRDefault="007F0059" w:rsidP="007F0059">
      <w:pPr>
        <w:rPr>
          <w:rFonts w:ascii="Arial" w:hAnsi="Arial" w:cs="Arial"/>
        </w:rPr>
      </w:pPr>
    </w:p>
    <w:p w14:paraId="58F27155" w14:textId="60E39300" w:rsidR="002B49FD" w:rsidRPr="00906662" w:rsidRDefault="007F0059" w:rsidP="002B49FD">
      <w:pPr>
        <w:pStyle w:val="Rationale"/>
      </w:pPr>
      <w:bookmarkStart w:id="54" w:name="_Hlk96529276"/>
      <w:r>
        <w:t>Rationale:  The unit will need to cool the car down fast enough so the pet inside the car will not overheat.</w:t>
      </w:r>
      <w:r w:rsidR="00641475">
        <w:t xml:space="preserve"> It will also need to </w:t>
      </w:r>
      <w:r w:rsidR="004F3118">
        <w:t>blow the hot air out of the car</w:t>
      </w:r>
      <w:r w:rsidR="00226A02">
        <w:t xml:space="preserve"> using an exhaust hose</w:t>
      </w:r>
      <w:r w:rsidR="004F3118">
        <w:t>.</w:t>
      </w:r>
    </w:p>
    <w:bookmarkEnd w:id="54"/>
    <w:p w14:paraId="18ADC4C5" w14:textId="1B32725C" w:rsidR="00A0608C" w:rsidRPr="00730B1B" w:rsidRDefault="00B575AD" w:rsidP="00D9551D">
      <w:pPr>
        <w:pStyle w:val="Heading5"/>
      </w:pPr>
      <w:r>
        <w:t>Cellular</w:t>
      </w:r>
      <w:r w:rsidR="00A0608C">
        <w:t xml:space="preserve"> </w:t>
      </w:r>
      <w:r w:rsidR="00A0608C" w:rsidRPr="00730B1B">
        <w:t>Output</w:t>
      </w:r>
      <w:r w:rsidR="002B2ED7">
        <w:t>s</w:t>
      </w:r>
    </w:p>
    <w:p w14:paraId="22FB5C4F" w14:textId="01495575" w:rsidR="00A0608C" w:rsidRPr="00730B1B" w:rsidRDefault="00986506" w:rsidP="00491608">
      <w:pPr>
        <w:ind w:left="720"/>
        <w:rPr>
          <w:rFonts w:ascii="Arial" w:hAnsi="Arial" w:cs="Arial"/>
        </w:rPr>
      </w:pPr>
      <w:r>
        <w:rPr>
          <w:rFonts w:ascii="Arial" w:hAnsi="Arial" w:cs="Arial"/>
        </w:rPr>
        <w:t xml:space="preserve">The </w:t>
      </w:r>
      <w:r w:rsidR="00184D0A">
        <w:rPr>
          <w:rFonts w:ascii="Arial" w:hAnsi="Arial" w:cs="Arial"/>
        </w:rPr>
        <w:t xml:space="preserve">MCU will </w:t>
      </w:r>
      <w:r w:rsidR="006D729D">
        <w:rPr>
          <w:rFonts w:ascii="Arial" w:hAnsi="Arial" w:cs="Arial"/>
        </w:rPr>
        <w:t xml:space="preserve">send </w:t>
      </w:r>
      <w:r w:rsidR="00F20CE3">
        <w:rPr>
          <w:rFonts w:ascii="Arial" w:hAnsi="Arial" w:cs="Arial"/>
        </w:rPr>
        <w:t xml:space="preserve">both the current temperature and </w:t>
      </w:r>
      <w:r w:rsidR="009828DB">
        <w:rPr>
          <w:rFonts w:ascii="Arial" w:hAnsi="Arial" w:cs="Arial"/>
        </w:rPr>
        <w:t>battery level to the app</w:t>
      </w:r>
      <w:r w:rsidR="00F077E5">
        <w:rPr>
          <w:rFonts w:ascii="Arial" w:hAnsi="Arial" w:cs="Arial"/>
        </w:rPr>
        <w:t xml:space="preserve"> via </w:t>
      </w:r>
      <w:r w:rsidR="00931B1C">
        <w:rPr>
          <w:rFonts w:ascii="Arial" w:hAnsi="Arial" w:cs="Arial"/>
        </w:rPr>
        <w:t>cellular data</w:t>
      </w:r>
      <w:r w:rsidR="008C74C7">
        <w:rPr>
          <w:rFonts w:ascii="Arial" w:hAnsi="Arial" w:cs="Arial"/>
        </w:rPr>
        <w:t>.</w:t>
      </w:r>
      <w:r w:rsidR="005D56C4">
        <w:rPr>
          <w:rFonts w:ascii="Arial" w:hAnsi="Arial" w:cs="Arial"/>
        </w:rPr>
        <w:t xml:space="preserve"> </w:t>
      </w:r>
    </w:p>
    <w:p w14:paraId="2438665E" w14:textId="77777777" w:rsidR="00B575AD" w:rsidRDefault="00B575AD" w:rsidP="00A0608C">
      <w:pPr>
        <w:pStyle w:val="Rationale"/>
      </w:pPr>
    </w:p>
    <w:p w14:paraId="20110F5A" w14:textId="61C46E8C" w:rsidR="00A0608C" w:rsidRPr="00730B1B" w:rsidRDefault="00A0608C" w:rsidP="00A0608C">
      <w:pPr>
        <w:pStyle w:val="Rationale"/>
      </w:pPr>
      <w:r w:rsidRPr="00730B1B">
        <w:t xml:space="preserve">Rationale:  </w:t>
      </w:r>
      <w:r w:rsidR="00931B1C">
        <w:t xml:space="preserve">Allows the user to quickly check if the unit is operating correctly while away from the car, as well as </w:t>
      </w:r>
      <w:r w:rsidR="00C7618C">
        <w:t xml:space="preserve">informing them </w:t>
      </w:r>
      <w:r w:rsidR="00B575AD">
        <w:t>of the current battery life of the unit</w:t>
      </w:r>
      <w:r w:rsidR="004120C0">
        <w:t xml:space="preserve">. </w:t>
      </w:r>
    </w:p>
    <w:p w14:paraId="648FBB83" w14:textId="77777777" w:rsidR="00A902F7" w:rsidRDefault="00A902F7" w:rsidP="4C852885">
      <w:pPr>
        <w:jc w:val="left"/>
        <w:rPr>
          <w:rFonts w:ascii="Arial" w:eastAsia="Times New Roman" w:hAnsi="Arial"/>
          <w:b/>
          <w:bCs/>
          <w:sz w:val="28"/>
          <w:szCs w:val="28"/>
          <w:highlight w:val="lightGray"/>
        </w:rPr>
      </w:pPr>
      <w:r w:rsidRPr="4C852885">
        <w:rPr>
          <w:rFonts w:ascii="Arial" w:hAnsi="Arial"/>
          <w:sz w:val="28"/>
          <w:szCs w:val="28"/>
          <w:highlight w:val="lightGray"/>
        </w:rPr>
        <w:br w:type="page"/>
      </w:r>
    </w:p>
    <w:p w14:paraId="52249B30" w14:textId="5EEB24C9" w:rsidR="00A0608C" w:rsidRPr="00FE567C" w:rsidRDefault="4C852885" w:rsidP="4C852885">
      <w:pPr>
        <w:pStyle w:val="Heading3"/>
        <w:spacing w:line="259" w:lineRule="auto"/>
      </w:pPr>
      <w:bookmarkStart w:id="55" w:name="_Toc96549667"/>
      <w:bookmarkStart w:id="56" w:name="_Toc96549984"/>
      <w:r w:rsidRPr="00FE567C">
        <w:rPr>
          <w:rFonts w:ascii="Arial" w:hAnsi="Arial"/>
          <w:sz w:val="28"/>
          <w:szCs w:val="28"/>
        </w:rPr>
        <w:lastRenderedPageBreak/>
        <w:t>Environmental Regulations</w:t>
      </w:r>
      <w:bookmarkEnd w:id="55"/>
      <w:bookmarkEnd w:id="56"/>
    </w:p>
    <w:p w14:paraId="77C74227" w14:textId="37B255F3" w:rsidR="00A0608C" w:rsidRPr="00730B1B" w:rsidRDefault="00A0608C" w:rsidP="00491608">
      <w:pPr>
        <w:pStyle w:val="BodyText"/>
        <w:ind w:left="720"/>
        <w:rPr>
          <w:rFonts w:ascii="Myriad Pro" w:eastAsia="Calibri" w:hAnsi="Myriad Pro"/>
          <w:szCs w:val="23"/>
        </w:rPr>
      </w:pPr>
      <w:r>
        <w:t>The Chilly Dog will need to withstand various climates and temperature ranges since its function is to keep the pet inside the vehicle safe while the weather is dangerous outside.</w:t>
      </w:r>
    </w:p>
    <w:p w14:paraId="3241CF00" w14:textId="77777777" w:rsidR="00A0608C" w:rsidRPr="00730B1B" w:rsidRDefault="00A0608C" w:rsidP="00A0608C">
      <w:pPr>
        <w:rPr>
          <w:rFonts w:ascii="Arial" w:hAnsi="Arial" w:cs="Arial"/>
        </w:rPr>
      </w:pPr>
    </w:p>
    <w:p w14:paraId="16116F2C" w14:textId="4DA97FF7" w:rsidR="005908B9" w:rsidRPr="00730B1B" w:rsidRDefault="005908B9" w:rsidP="005908B9">
      <w:pPr>
        <w:pStyle w:val="Rationale"/>
      </w:pPr>
      <w:r>
        <w:t xml:space="preserve">Rationale:  This is a </w:t>
      </w:r>
      <w:r w:rsidRPr="4C852885">
        <w:rPr>
          <w:noProof/>
        </w:rPr>
        <w:t>requirement</w:t>
      </w:r>
      <w:r>
        <w:t xml:space="preserve"> specified by our customer due to constraints of their system in which the Chilly Dog is integrating.  </w:t>
      </w:r>
    </w:p>
    <w:p w14:paraId="5158FF20" w14:textId="14800C08" w:rsidR="00A0608C" w:rsidRDefault="00442D1C" w:rsidP="00D9551D">
      <w:pPr>
        <w:pStyle w:val="Heading4"/>
        <w:rPr>
          <w:rFonts w:cs="Arial"/>
        </w:rPr>
      </w:pPr>
      <w:r w:rsidRPr="4C852885">
        <w:rPr>
          <w:rFonts w:cs="Arial"/>
        </w:rPr>
        <w:t>Animal Activity</w:t>
      </w:r>
    </w:p>
    <w:p w14:paraId="0F5A5185" w14:textId="1B88DAF6" w:rsidR="00442D1C" w:rsidRDefault="00442D1C" w:rsidP="00491608">
      <w:pPr>
        <w:ind w:left="720"/>
      </w:pPr>
      <w:r>
        <w:t xml:space="preserve">The Chilly Dog will be </w:t>
      </w:r>
      <w:r w:rsidR="00CA38D3">
        <w:t xml:space="preserve">constructed to be resistant to </w:t>
      </w:r>
      <w:r w:rsidR="009A00DC">
        <w:t xml:space="preserve">animals biting or scratching it. It will also, as </w:t>
      </w:r>
      <w:proofErr w:type="gramStart"/>
      <w:r w:rsidR="009A00DC">
        <w:t>mentioned previously</w:t>
      </w:r>
      <w:proofErr w:type="gramEnd"/>
      <w:r w:rsidR="009A00DC">
        <w:t xml:space="preserve">, be made out of </w:t>
      </w:r>
      <w:r w:rsidR="00A60CCC">
        <w:t xml:space="preserve">nontoxic materials to prevent </w:t>
      </w:r>
      <w:r w:rsidR="002225FB">
        <w:t>poisoning an animal that does bite or scratch it.</w:t>
      </w:r>
    </w:p>
    <w:p w14:paraId="40244F3D" w14:textId="77777777" w:rsidR="002225FB" w:rsidRDefault="002225FB" w:rsidP="002225FB">
      <w:pPr>
        <w:pStyle w:val="Rationale"/>
      </w:pPr>
    </w:p>
    <w:p w14:paraId="25442685" w14:textId="140E54B8" w:rsidR="002225FB" w:rsidRPr="00730B1B" w:rsidRDefault="002225FB" w:rsidP="002225FB">
      <w:pPr>
        <w:pStyle w:val="Rationale"/>
      </w:pPr>
      <w:r w:rsidRPr="00730B1B">
        <w:t xml:space="preserve">Rationale:  This is </w:t>
      </w:r>
      <w:r>
        <w:t>to prevent injuries to animals in the car with the device as well as protecting the device from animals</w:t>
      </w:r>
      <w:r w:rsidRPr="00730B1B">
        <w:t xml:space="preserve">.  </w:t>
      </w:r>
    </w:p>
    <w:p w14:paraId="6C44C4F0" w14:textId="77777777" w:rsidR="002225FB" w:rsidRPr="00442D1C" w:rsidRDefault="002225FB" w:rsidP="00442D1C"/>
    <w:p w14:paraId="6022424E" w14:textId="3E45E25D" w:rsidR="4C852885" w:rsidRDefault="4C852885" w:rsidP="4C852885">
      <w:pPr>
        <w:pStyle w:val="Heading4"/>
        <w:spacing w:line="259" w:lineRule="auto"/>
      </w:pPr>
      <w:r w:rsidRPr="4C852885">
        <w:rPr>
          <w:rFonts w:cs="Arial"/>
        </w:rPr>
        <w:t>Weather Conditions</w:t>
      </w:r>
    </w:p>
    <w:p w14:paraId="0E9A0F45" w14:textId="58F9FEE4" w:rsidR="4C852885" w:rsidRDefault="4C852885" w:rsidP="00491608">
      <w:pPr>
        <w:ind w:left="720"/>
        <w:rPr>
          <w:szCs w:val="23"/>
        </w:rPr>
      </w:pPr>
      <w:r w:rsidRPr="4C852885">
        <w:rPr>
          <w:szCs w:val="23"/>
        </w:rPr>
        <w:t xml:space="preserve">The only component that will be exposed to varying weather conditions will be the solar panel and the wires leading to the main unit. It will have to withstand weather conditions such as rain, humidity, etc. to satisfy the claim that it can run and charge a battery in all conditions. </w:t>
      </w:r>
    </w:p>
    <w:p w14:paraId="7536A060" w14:textId="77777777" w:rsidR="00170909" w:rsidRDefault="00170909" w:rsidP="00170909">
      <w:pPr>
        <w:pStyle w:val="Heading4"/>
        <w:rPr>
          <w:rFonts w:cs="Arial"/>
        </w:rPr>
      </w:pPr>
      <w:r>
        <w:rPr>
          <w:rFonts w:cs="Arial"/>
        </w:rPr>
        <w:t>Battery Input Regulation</w:t>
      </w:r>
    </w:p>
    <w:p w14:paraId="48B9A0EE" w14:textId="01ABC8F1" w:rsidR="00442E7B" w:rsidRDefault="00170909" w:rsidP="00442E7B">
      <w:pPr>
        <w:spacing w:line="259" w:lineRule="auto"/>
        <w:ind w:left="720"/>
      </w:pPr>
      <w:r>
        <w:t>Since the voltage coming from a solar panel is more than required to charge the battery, we regulate it with the solar charge controller.</w:t>
      </w:r>
      <w:r>
        <w:t xml:space="preserve"> </w:t>
      </w:r>
    </w:p>
    <w:p w14:paraId="12639305" w14:textId="20A680E9" w:rsidR="00442E7B" w:rsidRDefault="00442E7B" w:rsidP="00442E7B">
      <w:pPr>
        <w:pStyle w:val="Heading4"/>
        <w:rPr>
          <w:rFonts w:cs="Arial"/>
        </w:rPr>
      </w:pPr>
      <w:r>
        <w:rPr>
          <w:rFonts w:cs="Arial"/>
        </w:rPr>
        <w:t xml:space="preserve">Battery </w:t>
      </w:r>
      <w:r>
        <w:rPr>
          <w:rFonts w:cs="Arial"/>
        </w:rPr>
        <w:t>Out</w:t>
      </w:r>
      <w:r>
        <w:rPr>
          <w:rFonts w:cs="Arial"/>
        </w:rPr>
        <w:t>put Regulation</w:t>
      </w:r>
    </w:p>
    <w:p w14:paraId="110BEFF3" w14:textId="12CAE70B" w:rsidR="00442E7B" w:rsidRDefault="00442E7B" w:rsidP="00442E7B">
      <w:pPr>
        <w:spacing w:line="259" w:lineRule="auto"/>
        <w:ind w:left="720"/>
      </w:pPr>
      <w:r>
        <w:t xml:space="preserve">There is a chance that the current will be too high between the </w:t>
      </w:r>
      <w:r w:rsidR="00B70D2A">
        <w:t>load converters/inverter, so fuses are needed. These will be implemented in the wired connections</w:t>
      </w:r>
      <w:r w:rsidR="00E41FA9">
        <w:t xml:space="preserve"> from the converters/inverter to the battery. </w:t>
      </w:r>
    </w:p>
    <w:p w14:paraId="169CA49B" w14:textId="77777777" w:rsidR="00442E7B" w:rsidRDefault="00442E7B" w:rsidP="00442E7B">
      <w:pPr>
        <w:spacing w:line="259" w:lineRule="auto"/>
        <w:ind w:left="720"/>
      </w:pPr>
    </w:p>
    <w:p w14:paraId="4E19A916" w14:textId="79D53967" w:rsidR="005908B9" w:rsidRPr="00730B1B" w:rsidRDefault="005908B9">
      <w:pPr>
        <w:jc w:val="left"/>
        <w:rPr>
          <w:rFonts w:ascii="Arial" w:eastAsia="Times New Roman" w:hAnsi="Arial" w:cs="Arial"/>
          <w:b/>
          <w:szCs w:val="26"/>
        </w:rPr>
      </w:pPr>
    </w:p>
    <w:p w14:paraId="23A095A0" w14:textId="2EB76E92" w:rsidR="00A0608C" w:rsidRPr="00BD1274" w:rsidRDefault="00A0608C" w:rsidP="005908B9">
      <w:pPr>
        <w:pStyle w:val="Heading3"/>
        <w:rPr>
          <w:rFonts w:ascii="Arial" w:hAnsi="Arial"/>
          <w:sz w:val="28"/>
          <w:szCs w:val="28"/>
        </w:rPr>
      </w:pPr>
      <w:bookmarkStart w:id="57" w:name="_Toc442692807"/>
      <w:bookmarkStart w:id="58" w:name="_Toc96549668"/>
      <w:bookmarkStart w:id="59" w:name="_Toc96549985"/>
      <w:r w:rsidRPr="00BD1274">
        <w:rPr>
          <w:rFonts w:ascii="Arial" w:hAnsi="Arial"/>
          <w:sz w:val="28"/>
          <w:szCs w:val="28"/>
        </w:rPr>
        <w:t>Failure Propagation</w:t>
      </w:r>
      <w:bookmarkEnd w:id="57"/>
      <w:bookmarkEnd w:id="58"/>
      <w:bookmarkEnd w:id="59"/>
    </w:p>
    <w:p w14:paraId="6298EDEB" w14:textId="3D4D5CE1" w:rsidR="00A0608C" w:rsidRPr="00730B1B" w:rsidRDefault="00A0608C" w:rsidP="00491608">
      <w:pPr>
        <w:pStyle w:val="BodyText"/>
        <w:ind w:left="0" w:firstLine="720"/>
      </w:pPr>
      <w:r w:rsidRPr="00730B1B">
        <w:t xml:space="preserve">The </w:t>
      </w:r>
      <w:r w:rsidR="009A1551">
        <w:t>Chilly Dog</w:t>
      </w:r>
      <w:r w:rsidRPr="00730B1B">
        <w:t xml:space="preserve"> shall not allow propagation of faults beyond the </w:t>
      </w:r>
      <w:r w:rsidR="009A1551">
        <w:t>Chilly Dog</w:t>
      </w:r>
      <w:r w:rsidRPr="00730B1B">
        <w:t xml:space="preserve"> interface.</w:t>
      </w:r>
    </w:p>
    <w:p w14:paraId="38B21D36" w14:textId="77777777" w:rsidR="00C4116B" w:rsidRPr="00C4116B" w:rsidRDefault="00C4116B" w:rsidP="00C4116B"/>
    <w:p w14:paraId="11D9607F" w14:textId="0DBCF460" w:rsidR="004F2B4B" w:rsidRDefault="00764D5A" w:rsidP="004F2B4B">
      <w:pPr>
        <w:pStyle w:val="Heading4"/>
      </w:pPr>
      <w:r>
        <w:t xml:space="preserve">Connection Lost </w:t>
      </w:r>
      <w:r w:rsidR="004F2B4B">
        <w:t>Between Modem and App</w:t>
      </w:r>
    </w:p>
    <w:p w14:paraId="4F6FB7F6" w14:textId="7DB684B7" w:rsidR="004F2B4B" w:rsidRPr="004F2B4B" w:rsidRDefault="004F2B4B" w:rsidP="00BD1274">
      <w:pPr>
        <w:ind w:left="720"/>
      </w:pPr>
      <w:r>
        <w:t xml:space="preserve">If the Modem and app </w:t>
      </w:r>
      <w:r w:rsidR="004419F3">
        <w:t>lose connection</w:t>
      </w:r>
      <w:r w:rsidR="00122122">
        <w:t>,</w:t>
      </w:r>
      <w:r w:rsidR="004419F3">
        <w:t xml:space="preserve"> an attempt will be made </w:t>
      </w:r>
      <w:r w:rsidR="00E31FAC">
        <w:t>5 times, once per minute, to reestablish connection</w:t>
      </w:r>
      <w:r w:rsidR="00EF6848">
        <w:t xml:space="preserve">. If connection is not made </w:t>
      </w:r>
      <w:r w:rsidR="00067D25">
        <w:t xml:space="preserve">and the phone can still connect to cellular data itself </w:t>
      </w:r>
      <w:r w:rsidR="00EF6848">
        <w:t xml:space="preserve">the app will send a banner notification to the phone </w:t>
      </w:r>
      <w:r w:rsidR="008F509F">
        <w:t xml:space="preserve">informing them that </w:t>
      </w:r>
      <w:r w:rsidR="00C90272">
        <w:t>connection has been lost and they need to return to their car</w:t>
      </w:r>
      <w:r w:rsidR="00C20868">
        <w:t xml:space="preserve">. If the </w:t>
      </w:r>
      <w:r w:rsidR="00B91914">
        <w:t>phone itself is unable to connect to cellular data</w:t>
      </w:r>
      <w:r w:rsidR="00122122">
        <w:t>,</w:t>
      </w:r>
      <w:r w:rsidR="00B91914">
        <w:t xml:space="preserve"> it is likely that the device is still </w:t>
      </w:r>
      <w:r w:rsidR="00230E05">
        <w:t>functioning,</w:t>
      </w:r>
      <w:r w:rsidR="00B91914">
        <w:t xml:space="preserve"> and the app will simply send a notification every 5 minutes informing the user of how long it has been since a connection has been made.</w:t>
      </w:r>
    </w:p>
    <w:p w14:paraId="1282C378" w14:textId="77777777" w:rsidR="004A5098" w:rsidRPr="00730B1B" w:rsidRDefault="004A5098">
      <w:pPr>
        <w:jc w:val="left"/>
        <w:rPr>
          <w:rFonts w:ascii="Arial" w:eastAsia="Times New Roman" w:hAnsi="Arial" w:cs="Arial"/>
          <w:b/>
          <w:kern w:val="32"/>
          <w:sz w:val="32"/>
          <w:szCs w:val="32"/>
        </w:rPr>
      </w:pPr>
      <w:r w:rsidRPr="00730B1B">
        <w:rPr>
          <w:rFonts w:ascii="Arial" w:hAnsi="Arial" w:cs="Arial"/>
        </w:rPr>
        <w:br w:type="page"/>
      </w:r>
    </w:p>
    <w:p w14:paraId="1B509CA0" w14:textId="6C22288E" w:rsidR="00FB782F" w:rsidRPr="00730B1B" w:rsidRDefault="004A5098" w:rsidP="00FB782F">
      <w:pPr>
        <w:pStyle w:val="Heading1"/>
        <w:rPr>
          <w:rFonts w:ascii="Arial" w:hAnsi="Arial"/>
        </w:rPr>
      </w:pPr>
      <w:bookmarkStart w:id="60" w:name="_Toc442692808"/>
      <w:bookmarkStart w:id="61" w:name="_Toc96549669"/>
      <w:bookmarkStart w:id="62" w:name="_Toc96549986"/>
      <w:r w:rsidRPr="00730B1B">
        <w:rPr>
          <w:rFonts w:ascii="Arial" w:hAnsi="Arial"/>
        </w:rPr>
        <w:lastRenderedPageBreak/>
        <w:t>Support Requirements</w:t>
      </w:r>
      <w:bookmarkEnd w:id="60"/>
      <w:bookmarkEnd w:id="61"/>
      <w:bookmarkEnd w:id="62"/>
    </w:p>
    <w:p w14:paraId="368D19FB" w14:textId="6CF0ADC7" w:rsidR="008B2DCA" w:rsidRDefault="00DC0A3C" w:rsidP="00DC0A3C">
      <w:pPr>
        <w:pStyle w:val="Heading3"/>
      </w:pPr>
      <w:bookmarkStart w:id="63" w:name="_Toc96549670"/>
      <w:bookmarkStart w:id="64" w:name="_Toc96549987"/>
      <w:r>
        <w:t>Android Device</w:t>
      </w:r>
      <w:r w:rsidR="00586E06">
        <w:t xml:space="preserve"> </w:t>
      </w:r>
      <w:r w:rsidR="00916620">
        <w:t>with</w:t>
      </w:r>
      <w:r w:rsidR="00586E06">
        <w:t xml:space="preserve"> Cellular Data</w:t>
      </w:r>
      <w:bookmarkEnd w:id="63"/>
      <w:bookmarkEnd w:id="64"/>
    </w:p>
    <w:p w14:paraId="3C9C83FE" w14:textId="2611DA0E" w:rsidR="00DC0A3C" w:rsidRPr="00DC0A3C" w:rsidRDefault="0026476E" w:rsidP="00DC0A3C">
      <w:pPr>
        <w:ind w:left="720"/>
      </w:pPr>
      <w:r>
        <w:t>T</w:t>
      </w:r>
      <w:r w:rsidR="007C10A1">
        <w:t xml:space="preserve">o Communicate with the Chilly Dog via the </w:t>
      </w:r>
      <w:r w:rsidR="00FA7430">
        <w:t>application,</w:t>
      </w:r>
      <w:r w:rsidR="00486D14">
        <w:t xml:space="preserve"> the </w:t>
      </w:r>
      <w:r w:rsidR="00586E06">
        <w:t xml:space="preserve">customer </w:t>
      </w:r>
      <w:r w:rsidR="00FA7430">
        <w:t xml:space="preserve">will </w:t>
      </w:r>
      <w:r w:rsidR="00765F00">
        <w:t>need</w:t>
      </w:r>
      <w:r w:rsidR="00586E06">
        <w:t xml:space="preserve"> access to an android device with cellular </w:t>
      </w:r>
      <w:r w:rsidR="00E3505E">
        <w:t>credit.</w:t>
      </w:r>
    </w:p>
    <w:p w14:paraId="7F232ACC" w14:textId="77777777" w:rsidR="00916620" w:rsidRDefault="00916620" w:rsidP="00DC0A3C">
      <w:pPr>
        <w:ind w:left="720"/>
      </w:pPr>
    </w:p>
    <w:p w14:paraId="170C58DB" w14:textId="3B9335FD" w:rsidR="00916620" w:rsidRPr="00730B1B" w:rsidRDefault="00916620" w:rsidP="00916620">
      <w:pPr>
        <w:pStyle w:val="Rationale"/>
      </w:pPr>
      <w:r w:rsidRPr="00730B1B">
        <w:t xml:space="preserve">Rationale:  </w:t>
      </w:r>
      <w:r>
        <w:t>Other forms of accessing the information from the system are outside of the scope of this project.</w:t>
      </w:r>
    </w:p>
    <w:p w14:paraId="2BCF2A9D" w14:textId="14E88019" w:rsidR="00737237" w:rsidRDefault="00410629" w:rsidP="00737237">
      <w:pPr>
        <w:pStyle w:val="Heading3"/>
      </w:pPr>
      <w:bookmarkStart w:id="65" w:name="_Toc96549671"/>
      <w:bookmarkStart w:id="66" w:name="_Toc96549988"/>
      <w:r>
        <w:t>Cellular Reception</w:t>
      </w:r>
      <w:bookmarkEnd w:id="65"/>
      <w:bookmarkEnd w:id="66"/>
    </w:p>
    <w:p w14:paraId="45A29FCD" w14:textId="7095CC1D" w:rsidR="00737237" w:rsidRPr="005606FB" w:rsidRDefault="00737237" w:rsidP="00737237">
      <w:pPr>
        <w:ind w:left="720"/>
      </w:pPr>
      <w:r>
        <w:t xml:space="preserve">The customer </w:t>
      </w:r>
      <w:r w:rsidR="005D7C39">
        <w:t xml:space="preserve">must have reliable cellular reception in the area where the Chilly Dog will be placed and where the </w:t>
      </w:r>
      <w:r w:rsidR="00B80B31">
        <w:t xml:space="preserve">customers phone will be located. </w:t>
      </w:r>
    </w:p>
    <w:p w14:paraId="065A4EDB" w14:textId="77777777" w:rsidR="005606FB" w:rsidRPr="005606FB" w:rsidRDefault="005606FB" w:rsidP="005606FB"/>
    <w:p w14:paraId="371D7775" w14:textId="262F1240" w:rsidR="00916620" w:rsidRPr="00DC0A3C" w:rsidRDefault="000A14B5" w:rsidP="00A516F4">
      <w:pPr>
        <w:pStyle w:val="Rationale"/>
      </w:pPr>
      <w:r w:rsidRPr="00730B1B">
        <w:t xml:space="preserve">Rationale:  </w:t>
      </w:r>
      <w:r>
        <w:t>The app and the device communicate through cellular signals.</w:t>
      </w:r>
    </w:p>
    <w:p w14:paraId="4D085963" w14:textId="67181478" w:rsidR="006275B7" w:rsidRDefault="00A516F4" w:rsidP="000A14B5">
      <w:pPr>
        <w:pStyle w:val="Heading3"/>
      </w:pPr>
      <w:bookmarkStart w:id="67" w:name="_Toc96549672"/>
      <w:bookmarkStart w:id="68" w:name="_Toc96549989"/>
      <w:r>
        <w:t>Crossover Sized or Smaller Vehicle</w:t>
      </w:r>
      <w:bookmarkEnd w:id="67"/>
      <w:bookmarkEnd w:id="68"/>
    </w:p>
    <w:p w14:paraId="2E4FA0DA" w14:textId="419CA6DD" w:rsidR="00A516F4" w:rsidRPr="00A516F4" w:rsidRDefault="00A516F4" w:rsidP="00A516F4">
      <w:pPr>
        <w:ind w:left="720"/>
      </w:pPr>
      <w:r>
        <w:t xml:space="preserve">The customer must have a </w:t>
      </w:r>
      <w:r w:rsidR="00A14CF3">
        <w:t>car t</w:t>
      </w:r>
      <w:r w:rsidR="00B16BFD">
        <w:t xml:space="preserve">hat spans </w:t>
      </w:r>
      <w:r w:rsidR="00B4524A">
        <w:t>179 inches (14 feet) in length or less.</w:t>
      </w:r>
    </w:p>
    <w:p w14:paraId="46D14EC7" w14:textId="77777777" w:rsidR="00F15027" w:rsidRDefault="00F15027" w:rsidP="00A516F4">
      <w:pPr>
        <w:ind w:left="720"/>
      </w:pPr>
    </w:p>
    <w:p w14:paraId="146F2987" w14:textId="47D2FF28" w:rsidR="00F15027" w:rsidRPr="00DC0A3C" w:rsidRDefault="00F15027" w:rsidP="00F15027">
      <w:pPr>
        <w:pStyle w:val="Rationale"/>
      </w:pPr>
      <w:r w:rsidRPr="00730B1B">
        <w:t xml:space="preserve">Rationale:  </w:t>
      </w:r>
      <w:r>
        <w:t xml:space="preserve">The use of the Chilly Dog in larger vehicles will not cool </w:t>
      </w:r>
      <w:r w:rsidR="00423399">
        <w:t>as expected and could result in the cabin being unfit for pets.</w:t>
      </w:r>
    </w:p>
    <w:p w14:paraId="7F8EC015" w14:textId="43A2B713" w:rsidR="001E6221" w:rsidRDefault="001E6221" w:rsidP="001E6221">
      <w:pPr>
        <w:pStyle w:val="Heading3"/>
      </w:pPr>
      <w:bookmarkStart w:id="69" w:name="_Toc96549673"/>
      <w:bookmarkStart w:id="70" w:name="_Toc96549990"/>
      <w:r>
        <w:t>Rolling Window</w:t>
      </w:r>
      <w:bookmarkEnd w:id="69"/>
      <w:bookmarkEnd w:id="70"/>
    </w:p>
    <w:p w14:paraId="0A0B995A" w14:textId="490D2EF8" w:rsidR="001E6221" w:rsidRPr="001E6221" w:rsidRDefault="001E6221" w:rsidP="001E6221">
      <w:pPr>
        <w:ind w:left="720"/>
      </w:pPr>
      <w:r>
        <w:t xml:space="preserve">The customers crossover or smaller vehicle </w:t>
      </w:r>
      <w:r w:rsidR="0043026A">
        <w:t>must have</w:t>
      </w:r>
      <w:r>
        <w:t xml:space="preserve"> </w:t>
      </w:r>
      <w:r w:rsidR="00042730">
        <w:t xml:space="preserve">fully functioning windows that roll up and down. </w:t>
      </w:r>
    </w:p>
    <w:p w14:paraId="502E423B" w14:textId="77777777" w:rsidR="00042730" w:rsidRDefault="00042730" w:rsidP="001E6221">
      <w:pPr>
        <w:ind w:left="720"/>
      </w:pPr>
    </w:p>
    <w:p w14:paraId="7E3896B0" w14:textId="6962A50B" w:rsidR="00042730" w:rsidRDefault="00042730" w:rsidP="00042730">
      <w:pPr>
        <w:pStyle w:val="Rationale"/>
      </w:pPr>
      <w:r w:rsidRPr="00730B1B">
        <w:t xml:space="preserve">Rationale:  </w:t>
      </w:r>
      <w:r>
        <w:t>The Chi</w:t>
      </w:r>
      <w:r w:rsidR="002133EB">
        <w:t>lly</w:t>
      </w:r>
      <w:r>
        <w:t xml:space="preserve"> Dog has an exhaust </w:t>
      </w:r>
      <w:r w:rsidR="00AA32FF">
        <w:t xml:space="preserve">hose used to </w:t>
      </w:r>
      <w:r w:rsidR="00FB6DEC">
        <w:t xml:space="preserve">dispose of hot air. The </w:t>
      </w:r>
      <w:r w:rsidR="008D3201">
        <w:t xml:space="preserve">exhaust hose configuration </w:t>
      </w:r>
      <w:r w:rsidR="002133EB">
        <w:t xml:space="preserve">is </w:t>
      </w:r>
      <w:r w:rsidR="008D3201">
        <w:t xml:space="preserve">only </w:t>
      </w:r>
      <w:r w:rsidR="002133EB">
        <w:t xml:space="preserve">supported via a clip that attaches to </w:t>
      </w:r>
      <w:r w:rsidR="008123B1">
        <w:t>a standard roll up window. Other configurations</w:t>
      </w:r>
      <w:r w:rsidR="007D2FA9">
        <w:t xml:space="preserve"> are not in the scope of this project.</w:t>
      </w:r>
    </w:p>
    <w:p w14:paraId="790053B0" w14:textId="3BC6E0A1" w:rsidR="007D2FA9" w:rsidRPr="007D2FA9" w:rsidRDefault="005F3BEA" w:rsidP="003D50EC">
      <w:pPr>
        <w:pStyle w:val="Heading3"/>
      </w:pPr>
      <w:bookmarkStart w:id="71" w:name="_Toc96549674"/>
      <w:bookmarkStart w:id="72" w:name="_Toc96549991"/>
      <w:r>
        <w:t>Provided</w:t>
      </w:r>
      <w:bookmarkEnd w:id="71"/>
      <w:bookmarkEnd w:id="72"/>
    </w:p>
    <w:p w14:paraId="5691C10A" w14:textId="2C641151" w:rsidR="005F3BEA" w:rsidRPr="005F3BEA" w:rsidRDefault="004E438F" w:rsidP="004E438F">
      <w:pPr>
        <w:pStyle w:val="ListParagraph"/>
        <w:numPr>
          <w:ilvl w:val="0"/>
          <w:numId w:val="14"/>
        </w:numPr>
      </w:pPr>
      <w:r>
        <w:t xml:space="preserve">(1) </w:t>
      </w:r>
      <w:r w:rsidR="007139BB">
        <w:t>V</w:t>
      </w:r>
      <w:r>
        <w:t>AC unit</w:t>
      </w:r>
    </w:p>
    <w:p w14:paraId="527038A9" w14:textId="085D4F5A" w:rsidR="004E438F" w:rsidRDefault="004E438F" w:rsidP="004E438F">
      <w:pPr>
        <w:pStyle w:val="ListParagraph"/>
        <w:numPr>
          <w:ilvl w:val="0"/>
          <w:numId w:val="14"/>
        </w:numPr>
      </w:pPr>
      <w:r>
        <w:t>(1) Rechargeable Battery</w:t>
      </w:r>
    </w:p>
    <w:p w14:paraId="3F54FDBD" w14:textId="7C45BA1E" w:rsidR="004E438F" w:rsidRDefault="004E438F" w:rsidP="004E438F">
      <w:pPr>
        <w:pStyle w:val="ListParagraph"/>
        <w:numPr>
          <w:ilvl w:val="0"/>
          <w:numId w:val="14"/>
        </w:numPr>
      </w:pPr>
      <w:r>
        <w:t>(1) MCU</w:t>
      </w:r>
    </w:p>
    <w:p w14:paraId="58F88AFD" w14:textId="7E2FFCBE" w:rsidR="004E438F" w:rsidRDefault="004E438F" w:rsidP="004E438F">
      <w:pPr>
        <w:pStyle w:val="ListParagraph"/>
        <w:numPr>
          <w:ilvl w:val="0"/>
          <w:numId w:val="14"/>
        </w:numPr>
      </w:pPr>
      <w:r>
        <w:t>(1) Cigarette Lighter Receptacle Plug in</w:t>
      </w:r>
    </w:p>
    <w:p w14:paraId="7B50F13F" w14:textId="68E80FE4" w:rsidR="004E438F" w:rsidRDefault="004E438F" w:rsidP="004E438F">
      <w:pPr>
        <w:pStyle w:val="ListParagraph"/>
        <w:numPr>
          <w:ilvl w:val="0"/>
          <w:numId w:val="14"/>
        </w:numPr>
      </w:pPr>
      <w:r>
        <w:t>(1) Surface Mount Solar Panel</w:t>
      </w:r>
    </w:p>
    <w:p w14:paraId="7062BA18" w14:textId="4BC43E37" w:rsidR="004E438F" w:rsidRDefault="004E438F" w:rsidP="004E438F">
      <w:pPr>
        <w:pStyle w:val="ListParagraph"/>
        <w:numPr>
          <w:ilvl w:val="0"/>
          <w:numId w:val="14"/>
        </w:numPr>
      </w:pPr>
      <w:r>
        <w:t>(1) User Manual and Warnings</w:t>
      </w:r>
    </w:p>
    <w:p w14:paraId="433393C3" w14:textId="60EA9E9B" w:rsidR="00FB782F" w:rsidRPr="002965E8" w:rsidRDefault="004E438F" w:rsidP="002965E8">
      <w:pPr>
        <w:pStyle w:val="ListParagraph"/>
        <w:numPr>
          <w:ilvl w:val="0"/>
          <w:numId w:val="14"/>
        </w:numPr>
      </w:pPr>
      <w:r>
        <w:t>(1) Installation Manual</w:t>
      </w:r>
    </w:p>
    <w:p w14:paraId="0E8E8A36" w14:textId="77777777" w:rsidR="002B7487" w:rsidRPr="00730B1B" w:rsidRDefault="002B7487" w:rsidP="00090D70">
      <w:pPr>
        <w:pStyle w:val="BodyText"/>
      </w:pPr>
    </w:p>
    <w:p w14:paraId="4C67F36C" w14:textId="77777777" w:rsidR="002B7487" w:rsidRPr="00730B1B" w:rsidRDefault="002B7487" w:rsidP="00090D70">
      <w:pPr>
        <w:pStyle w:val="BodyText"/>
      </w:pPr>
    </w:p>
    <w:p w14:paraId="048BBF98" w14:textId="77777777" w:rsidR="002B7487" w:rsidRPr="00730B1B" w:rsidRDefault="002B7487">
      <w:pPr>
        <w:jc w:val="left"/>
        <w:rPr>
          <w:rFonts w:ascii="Arial" w:eastAsia="Times New Roman" w:hAnsi="Arial" w:cs="Arial"/>
          <w:b/>
          <w:kern w:val="32"/>
          <w:sz w:val="32"/>
          <w:szCs w:val="32"/>
        </w:rPr>
      </w:pPr>
      <w:r w:rsidRPr="00730B1B">
        <w:rPr>
          <w:rFonts w:ascii="Arial" w:hAnsi="Arial" w:cs="Arial"/>
        </w:rPr>
        <w:br w:type="page"/>
      </w:r>
    </w:p>
    <w:p w14:paraId="2D655294" w14:textId="1C797ED6" w:rsidR="007543E1" w:rsidRPr="002965E8" w:rsidRDefault="007543E1" w:rsidP="002965E8">
      <w:pPr>
        <w:pStyle w:val="Heading1"/>
        <w:numPr>
          <w:ilvl w:val="0"/>
          <w:numId w:val="0"/>
        </w:numPr>
        <w:ind w:left="360" w:hanging="360"/>
        <w:rPr>
          <w:rFonts w:ascii="Arial" w:hAnsi="Arial"/>
        </w:rPr>
      </w:pPr>
      <w:bookmarkStart w:id="73" w:name="_Toc341874776"/>
      <w:bookmarkStart w:id="74" w:name="_Toc442692809"/>
      <w:bookmarkStart w:id="75" w:name="_Toc96549675"/>
      <w:bookmarkStart w:id="76" w:name="_Toc96549992"/>
      <w:r w:rsidRPr="00730B1B">
        <w:rPr>
          <w:rFonts w:ascii="Arial" w:hAnsi="Arial"/>
        </w:rPr>
        <w:lastRenderedPageBreak/>
        <w:t>Appendix A</w:t>
      </w:r>
      <w:r w:rsidR="00530C29">
        <w:rPr>
          <w:rFonts w:ascii="Arial" w:hAnsi="Arial"/>
        </w:rPr>
        <w:t xml:space="preserve">: </w:t>
      </w:r>
      <w:r w:rsidRPr="00730B1B">
        <w:rPr>
          <w:rFonts w:ascii="Arial" w:hAnsi="Arial"/>
        </w:rPr>
        <w:t>Acronyms and Abbreviations</w:t>
      </w:r>
      <w:bookmarkEnd w:id="73"/>
      <w:bookmarkEnd w:id="74"/>
      <w:bookmarkEnd w:id="75"/>
      <w:bookmarkEnd w:id="76"/>
    </w:p>
    <w:p w14:paraId="0251F586" w14:textId="4B8C9AF5" w:rsidR="002965E8" w:rsidRDefault="002965E8" w:rsidP="00613877">
      <w:pPr>
        <w:pStyle w:val="BodyText"/>
      </w:pPr>
      <w:proofErr w:type="spellStart"/>
      <w:r>
        <w:t>lbs</w:t>
      </w:r>
      <w:proofErr w:type="spellEnd"/>
      <w:r>
        <w:t xml:space="preserve"> </w:t>
      </w:r>
      <w:r>
        <w:tab/>
      </w:r>
      <w:r>
        <w:tab/>
      </w:r>
      <w:r>
        <w:tab/>
        <w:t>Pounds</w:t>
      </w:r>
    </w:p>
    <w:p w14:paraId="4F531BD1" w14:textId="6A12DCEC" w:rsidR="5D22458D" w:rsidRDefault="5D22458D" w:rsidP="5D22458D">
      <w:pPr>
        <w:pStyle w:val="BodyText"/>
      </w:pPr>
      <w:r w:rsidRPr="5D22458D">
        <w:t>AC</w:t>
      </w:r>
      <w:r>
        <w:tab/>
      </w:r>
      <w:r>
        <w:tab/>
      </w:r>
      <w:r w:rsidR="002965E8">
        <w:tab/>
      </w:r>
      <w:r w:rsidRPr="5D22458D">
        <w:t>Air Conditioning</w:t>
      </w:r>
    </w:p>
    <w:p w14:paraId="0BF97E2D" w14:textId="53019E0C" w:rsidR="00DC46B5" w:rsidRDefault="00DC46B5" w:rsidP="00613877">
      <w:pPr>
        <w:pStyle w:val="BodyText"/>
      </w:pPr>
      <w:r>
        <w:t>V</w:t>
      </w:r>
      <w:r>
        <w:tab/>
        <w:t xml:space="preserve"> </w:t>
      </w:r>
      <w:r>
        <w:tab/>
      </w:r>
      <w:r>
        <w:tab/>
        <w:t>Volts</w:t>
      </w:r>
    </w:p>
    <w:p w14:paraId="562292E8" w14:textId="6BD17A1B" w:rsidR="00DC46B5" w:rsidRPr="00730B1B" w:rsidRDefault="00DC46B5" w:rsidP="00613877">
      <w:pPr>
        <w:pStyle w:val="BodyText"/>
      </w:pPr>
      <w:proofErr w:type="gramStart"/>
      <w:r>
        <w:t>A</w:t>
      </w:r>
      <w:proofErr w:type="gramEnd"/>
      <w:r>
        <w:tab/>
      </w:r>
      <w:r>
        <w:tab/>
      </w:r>
      <w:r>
        <w:tab/>
        <w:t>Amps</w:t>
      </w:r>
    </w:p>
    <w:p w14:paraId="11FF1ABF" w14:textId="306A6A44" w:rsidR="007543E1" w:rsidRPr="00730B1B" w:rsidRDefault="007543E1" w:rsidP="00090D70">
      <w:pPr>
        <w:pStyle w:val="BodyText"/>
      </w:pPr>
      <w:r w:rsidRPr="5D22458D">
        <w:t>mA</w:t>
      </w:r>
      <w:r>
        <w:tab/>
      </w:r>
      <w:r>
        <w:tab/>
      </w:r>
      <w:r>
        <w:tab/>
      </w:r>
      <w:r w:rsidRPr="5D22458D">
        <w:t>Milliamp</w:t>
      </w:r>
    </w:p>
    <w:p w14:paraId="64DC7DFC" w14:textId="48780241" w:rsidR="5D22458D" w:rsidRDefault="5D22458D" w:rsidP="5D22458D">
      <w:pPr>
        <w:pStyle w:val="BodyText"/>
      </w:pPr>
      <w:r w:rsidRPr="5D22458D">
        <w:t>MCU</w:t>
      </w:r>
      <w:r>
        <w:tab/>
      </w:r>
      <w:r>
        <w:tab/>
      </w:r>
      <w:r w:rsidRPr="5D22458D">
        <w:t>Microcontroller Unit</w:t>
      </w:r>
    </w:p>
    <w:p w14:paraId="6BCC6F9D" w14:textId="0C24BE6B" w:rsidR="005758E5" w:rsidRPr="00730B1B" w:rsidRDefault="005758E5" w:rsidP="00090D70">
      <w:pPr>
        <w:pStyle w:val="BodyText"/>
      </w:pPr>
      <w:r>
        <w:t xml:space="preserve">VAC </w:t>
      </w:r>
      <w:r>
        <w:tab/>
      </w:r>
      <w:r>
        <w:tab/>
        <w:t>Ventilation and Air Conditioning</w:t>
      </w:r>
    </w:p>
    <w:p w14:paraId="77DE6924" w14:textId="77777777" w:rsidR="007543E1" w:rsidRPr="00730B1B" w:rsidRDefault="007543E1" w:rsidP="00090D70">
      <w:pPr>
        <w:pStyle w:val="BodyText"/>
      </w:pPr>
    </w:p>
    <w:p w14:paraId="5B285510" w14:textId="77777777" w:rsidR="007543E1" w:rsidRPr="00730B1B" w:rsidRDefault="007543E1" w:rsidP="007543E1">
      <w:pPr>
        <w:rPr>
          <w:rFonts w:ascii="Arial" w:hAnsi="Arial" w:cs="Arial"/>
        </w:rPr>
      </w:pPr>
    </w:p>
    <w:p w14:paraId="69697A21" w14:textId="4F632486" w:rsidR="001007A1" w:rsidRPr="00710217" w:rsidRDefault="001007A1" w:rsidP="00710217">
      <w:pPr>
        <w:jc w:val="left"/>
        <w:rPr>
          <w:rFonts w:ascii="Arial" w:eastAsia="Times New Roman" w:hAnsi="Arial" w:cs="Arial"/>
          <w:b/>
          <w:kern w:val="32"/>
          <w:sz w:val="32"/>
          <w:szCs w:val="32"/>
        </w:rPr>
      </w:pPr>
    </w:p>
    <w:sectPr w:rsidR="001007A1" w:rsidRPr="00710217" w:rsidSect="001375A0">
      <w:headerReference w:type="first" r:id="rId27"/>
      <w:footerReference w:type="first" r:id="rId28"/>
      <w:endnotePr>
        <w:numFmt w:val="decimal"/>
      </w:endnotePr>
      <w:pgSz w:w="12240" w:h="15840" w:code="1"/>
      <w:pgMar w:top="1440" w:right="1440" w:bottom="1440" w:left="1440" w:header="720" w:footer="720" w:gutter="0"/>
      <w:pgNumType w:start="22"/>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Franklin, Grant" w:date="2022-04-30T12:17:00Z" w:initials="GF">
    <w:p w14:paraId="5827FBDF" w14:textId="77777777" w:rsidR="00733FBF" w:rsidRDefault="00733FBF" w:rsidP="00A97A38">
      <w:pPr>
        <w:pStyle w:val="CommentText"/>
        <w:jc w:val="left"/>
      </w:pPr>
      <w:r>
        <w:rPr>
          <w:rStyle w:val="CommentReference"/>
        </w:rPr>
        <w:annotationRef/>
      </w:r>
      <w:r>
        <w:t>Change the weight due to new components</w:t>
      </w:r>
    </w:p>
  </w:comment>
  <w:comment w:id="52" w:author="Franklin, Grant" w:date="2022-04-30T12:26:00Z" w:initials="GF">
    <w:p w14:paraId="05790846" w14:textId="77777777" w:rsidR="007C50F3" w:rsidRDefault="007C50F3" w:rsidP="005269D8">
      <w:pPr>
        <w:pStyle w:val="CommentText"/>
        <w:jc w:val="left"/>
      </w:pPr>
      <w:r>
        <w:rPr>
          <w:rStyle w:val="CommentReference"/>
        </w:rPr>
        <w:annotationRef/>
      </w:r>
      <w:r>
        <w:t>Make sure power consumption values are correct</w:t>
      </w:r>
    </w:p>
  </w:comment>
  <w:comment w:id="53" w:author="Franklin, Grant" w:date="2022-04-30T12:26:00Z" w:initials="GF">
    <w:p w14:paraId="71AB23C7" w14:textId="77777777" w:rsidR="007C50F3" w:rsidRDefault="007C50F3" w:rsidP="005B2034">
      <w:pPr>
        <w:pStyle w:val="CommentText"/>
        <w:jc w:val="left"/>
      </w:pPr>
      <w:r>
        <w:rPr>
          <w:rStyle w:val="CommentReference"/>
        </w:rPr>
        <w:annotationRef/>
      </w:r>
      <w:r>
        <w:t>Make sure these did not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27FBDF" w15:done="0"/>
  <w15:commentEx w15:paraId="05790846" w15:done="0"/>
  <w15:commentEx w15:paraId="71AB23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7A76D" w16cex:dateUtc="2022-04-30T17:17:00Z"/>
  <w16cex:commentExtensible w16cex:durableId="2617A97F" w16cex:dateUtc="2022-04-30T17:26:00Z"/>
  <w16cex:commentExtensible w16cex:durableId="2617A991" w16cex:dateUtc="2022-04-30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27FBDF" w16cid:durableId="2617A76D"/>
  <w16cid:commentId w16cid:paraId="05790846" w16cid:durableId="2617A97F"/>
  <w16cid:commentId w16cid:paraId="71AB23C7" w16cid:durableId="2617A9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C24AD" w14:textId="77777777" w:rsidR="00DE1EC6" w:rsidRPr="008E43FF" w:rsidRDefault="00DE1EC6" w:rsidP="008E43FF">
      <w:pPr>
        <w:pStyle w:val="Footer"/>
      </w:pPr>
    </w:p>
  </w:endnote>
  <w:endnote w:type="continuationSeparator" w:id="0">
    <w:p w14:paraId="263E32C2" w14:textId="77777777" w:rsidR="00DE1EC6" w:rsidRDefault="00DE1EC6" w:rsidP="00151371">
      <w:r>
        <w:continuationSeparator/>
      </w:r>
    </w:p>
  </w:endnote>
  <w:endnote w:type="continuationNotice" w:id="1">
    <w:p w14:paraId="708E44F1" w14:textId="77777777" w:rsidR="00DE1EC6" w:rsidRDefault="00DE1E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Selawik Semibold">
    <w:charset w:val="00"/>
    <w:family w:val="swiss"/>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1CD88" w14:textId="77777777" w:rsidR="0044074E" w:rsidRDefault="00440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4A186" w14:textId="341A48BC" w:rsidR="00FD4FF8" w:rsidRDefault="00FD4FF8" w:rsidP="00FA617B">
    <w:pPr>
      <w:pStyle w:val="Footer"/>
    </w:pPr>
    <w:r>
      <w:tab/>
    </w:r>
  </w:p>
  <w:p w14:paraId="2355521F" w14:textId="77777777" w:rsidR="00FD4FF8" w:rsidRDefault="00FD4FF8" w:rsidP="0035377E">
    <w:pPr>
      <w:pStyle w:val="Footer"/>
      <w:tabs>
        <w:tab w:val="clear" w:pos="4680"/>
        <w:tab w:val="clear" w:pos="9360"/>
        <w:tab w:val="left" w:pos="7008"/>
      </w:tabs>
      <w:jc w:val="left"/>
    </w:pPr>
  </w:p>
  <w:p w14:paraId="1B3C2AD5" w14:textId="77777777" w:rsidR="00FD4FF8" w:rsidRDefault="00FD4FF8" w:rsidP="0035377E">
    <w:pPr>
      <w:pStyle w:val="Footer"/>
      <w:tabs>
        <w:tab w:val="clear" w:pos="4680"/>
        <w:tab w:val="clear" w:pos="9360"/>
        <w:tab w:val="left" w:pos="7008"/>
      </w:tabs>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0876" w14:textId="7D13DEA5" w:rsidR="00FD4FF8" w:rsidRDefault="00FD4FF8" w:rsidP="00CE5A76">
    <w:pPr>
      <w:pStyle w:val="Footer"/>
      <w:jc w:val="center"/>
    </w:pPr>
  </w:p>
  <w:p w14:paraId="3B766744" w14:textId="77777777" w:rsidR="00FD4FF8" w:rsidRDefault="00FD4F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0CFB" w14:textId="6BBEDC0D" w:rsidR="00FD4FF8" w:rsidRPr="00730B1B" w:rsidRDefault="00FD4FF8" w:rsidP="00375F12">
    <w:pPr>
      <w:pStyle w:val="Footer"/>
      <w:rPr>
        <w:rFonts w:ascii="Arial" w:hAnsi="Arial" w:cs="Arial"/>
      </w:rPr>
    </w:pPr>
    <w:r>
      <w:tab/>
    </w:r>
    <w:r>
      <w:tab/>
    </w:r>
    <w:r w:rsidRPr="00730B1B">
      <w:rPr>
        <w:rFonts w:ascii="Arial" w:hAnsi="Arial" w:cs="Arial"/>
      </w:rPr>
      <w:fldChar w:fldCharType="begin"/>
    </w:r>
    <w:r w:rsidRPr="00730B1B">
      <w:rPr>
        <w:rFonts w:ascii="Arial" w:hAnsi="Arial" w:cs="Arial"/>
      </w:rPr>
      <w:instrText xml:space="preserve"> PAGE </w:instrText>
    </w:r>
    <w:r w:rsidRPr="00730B1B">
      <w:rPr>
        <w:rFonts w:ascii="Arial" w:hAnsi="Arial" w:cs="Arial"/>
      </w:rPr>
      <w:fldChar w:fldCharType="separate"/>
    </w:r>
    <w:r w:rsidR="00A518B3">
      <w:rPr>
        <w:rFonts w:ascii="Arial" w:hAnsi="Arial" w:cs="Arial"/>
        <w:noProof/>
      </w:rPr>
      <w:t>9</w:t>
    </w:r>
    <w:r w:rsidRPr="00730B1B">
      <w:rPr>
        <w:rFonts w:ascii="Arial" w:hAnsi="Arial" w:cs="Arial"/>
        <w:noProof/>
      </w:rPr>
      <w:fldChar w:fldCharType="end"/>
    </w:r>
  </w:p>
  <w:p w14:paraId="3476B0A2" w14:textId="77777777" w:rsidR="00FD4FF8" w:rsidRDefault="00FD4FF8" w:rsidP="00CE5A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C380" w14:textId="5A557996" w:rsidR="00FD4FF8" w:rsidRPr="00922E37" w:rsidRDefault="00FD4FF8" w:rsidP="00375F12">
    <w:pPr>
      <w:pStyle w:val="Footer"/>
      <w:jc w:val="center"/>
    </w:pPr>
    <w:r>
      <w:tab/>
    </w:r>
    <w:r>
      <w:tab/>
    </w:r>
    <w:r>
      <w:fldChar w:fldCharType="begin"/>
    </w:r>
    <w:r>
      <w:instrText xml:space="preserve"> PAGE </w:instrText>
    </w:r>
    <w:r>
      <w:fldChar w:fldCharType="separate"/>
    </w:r>
    <w:r w:rsidR="00A518B3">
      <w:rPr>
        <w:noProof/>
      </w:rPr>
      <w:t>1</w:t>
    </w:r>
    <w:r>
      <w:rPr>
        <w:noProof/>
      </w:rPr>
      <w:fldChar w:fldCharType="end"/>
    </w:r>
  </w:p>
  <w:p w14:paraId="12CBFCF0" w14:textId="77777777" w:rsidR="00FD4FF8" w:rsidRPr="00737FF6" w:rsidRDefault="00FD4FF8"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DF785" w14:textId="77777777" w:rsidR="00DE1EC6" w:rsidRDefault="00DE1EC6" w:rsidP="00151371">
      <w:r>
        <w:separator/>
      </w:r>
    </w:p>
  </w:footnote>
  <w:footnote w:type="continuationSeparator" w:id="0">
    <w:p w14:paraId="3CD9CAA4" w14:textId="77777777" w:rsidR="00DE1EC6" w:rsidRDefault="00DE1EC6" w:rsidP="00151371">
      <w:r>
        <w:continuationSeparator/>
      </w:r>
    </w:p>
  </w:footnote>
  <w:footnote w:type="continuationNotice" w:id="1">
    <w:p w14:paraId="49B233D3" w14:textId="77777777" w:rsidR="00DE1EC6" w:rsidRDefault="00DE1E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790D" w14:textId="77777777" w:rsidR="0044074E" w:rsidRDefault="004407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AD07" w14:textId="77777777" w:rsidR="00FD4FF8" w:rsidRDefault="00FD4FF8" w:rsidP="00227CC6">
    <w:pPr>
      <w:pStyle w:val="Header"/>
      <w:jc w:val="right"/>
    </w:pPr>
    <w:r w:rsidRPr="00E929A1">
      <w:t>Calibrated LWIR Raw Video Data Collection - Gold Standard – Test 1</w:t>
    </w:r>
    <w:r>
      <w:tab/>
    </w:r>
    <w:proofErr w:type="gramStart"/>
    <w:r>
      <w:t>Revision  -</w:t>
    </w:r>
    <w:proofErr w:type="gramEnd"/>
  </w:p>
  <w:p w14:paraId="099BE872" w14:textId="77777777" w:rsidR="00FD4FF8" w:rsidRDefault="00FD4F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70B3" w14:textId="77777777" w:rsidR="0044074E" w:rsidRDefault="004407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22873" w14:textId="74A9733C" w:rsidR="00FD4FF8" w:rsidRPr="00730B1B" w:rsidRDefault="00FD4FF8" w:rsidP="00FA617B">
    <w:pPr>
      <w:pStyle w:val="Header"/>
      <w:tabs>
        <w:tab w:val="clear" w:pos="4680"/>
      </w:tabs>
      <w:rPr>
        <w:rFonts w:ascii="Arial" w:hAnsi="Arial" w:cs="Arial"/>
      </w:rPr>
    </w:pPr>
    <w:r w:rsidRPr="00730B1B">
      <w:rPr>
        <w:rFonts w:ascii="Arial" w:hAnsi="Arial" w:cs="Arial"/>
      </w:rPr>
      <w:t>Functional System Requirements</w:t>
    </w:r>
    <w:r w:rsidRPr="00730B1B">
      <w:rPr>
        <w:rFonts w:ascii="Arial" w:hAnsi="Arial" w:cs="Arial"/>
      </w:rPr>
      <w:tab/>
      <w:t>Revision -</w:t>
    </w:r>
  </w:p>
  <w:p w14:paraId="7F3143EC" w14:textId="5B021AD3" w:rsidR="00FD4FF8" w:rsidRPr="00730B1B" w:rsidRDefault="0094582B">
    <w:pPr>
      <w:pStyle w:val="Header"/>
      <w:rPr>
        <w:rFonts w:ascii="Arial" w:hAnsi="Arial" w:cs="Arial"/>
      </w:rPr>
    </w:pPr>
    <w:r>
      <w:rPr>
        <w:rFonts w:ascii="Arial" w:hAnsi="Arial" w:cs="Arial"/>
      </w:rPr>
      <w:t>Chilly Dog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FC8B" w14:textId="68E73B76" w:rsidR="00FD4FF8" w:rsidRPr="00730B1B" w:rsidRDefault="00FD4FF8" w:rsidP="00FA617B">
    <w:pPr>
      <w:pStyle w:val="Header"/>
      <w:tabs>
        <w:tab w:val="clear" w:pos="4680"/>
      </w:tabs>
      <w:rPr>
        <w:rFonts w:ascii="Arial" w:hAnsi="Arial" w:cs="Arial"/>
      </w:rPr>
    </w:pPr>
    <w:r w:rsidRPr="00730B1B">
      <w:rPr>
        <w:rFonts w:ascii="Arial" w:hAnsi="Arial" w:cs="Arial"/>
      </w:rPr>
      <w:t>Functional Requirements Document</w:t>
    </w:r>
    <w:r w:rsidRPr="00730B1B">
      <w:rPr>
        <w:rFonts w:ascii="Arial" w:hAnsi="Arial" w:cs="Arial"/>
      </w:rPr>
      <w:tab/>
      <w:t>Revision -</w:t>
    </w:r>
  </w:p>
  <w:p w14:paraId="7D7A3DA5" w14:textId="351A53CB" w:rsidR="00FD4FF8" w:rsidRDefault="00FD4FF8" w:rsidP="00FA617B">
    <w:pPr>
      <w:pStyle w:val="Header"/>
    </w:pPr>
    <w:r w:rsidRPr="00730B1B">
      <w:rPr>
        <w:rFonts w:ascii="Arial" w:hAnsi="Arial" w:cs="Arial"/>
      </w:rPr>
      <w:t>Project Name</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6C73"/>
    <w:multiLevelType w:val="multilevel"/>
    <w:tmpl w:val="A438A764"/>
    <w:styleLink w:val="LTBULLET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C5DCA"/>
    <w:multiLevelType w:val="hybridMultilevel"/>
    <w:tmpl w:val="0D6E8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E645E3"/>
    <w:multiLevelType w:val="hybridMultilevel"/>
    <w:tmpl w:val="D070D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1E4769"/>
    <w:multiLevelType w:val="hybridMultilevel"/>
    <w:tmpl w:val="5008C3D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D90526E"/>
    <w:multiLevelType w:val="hybridMultilevel"/>
    <w:tmpl w:val="399EAA3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2217DE4"/>
    <w:multiLevelType w:val="hybridMultilevel"/>
    <w:tmpl w:val="DEF01720"/>
    <w:lvl w:ilvl="0" w:tplc="B6EC210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32F925EE"/>
    <w:multiLevelType w:val="hybridMultilevel"/>
    <w:tmpl w:val="9CEA28E6"/>
    <w:lvl w:ilvl="0" w:tplc="B6EC210A">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7" w15:restartNumberingAfterBreak="0">
    <w:nsid w:val="4038712F"/>
    <w:multiLevelType w:val="hybridMultilevel"/>
    <w:tmpl w:val="ED6C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70035"/>
    <w:multiLevelType w:val="multilevel"/>
    <w:tmpl w:val="26D64A2A"/>
    <w:lvl w:ilvl="0">
      <w:start w:val="1"/>
      <w:numFmt w:val="decimal"/>
      <w:pStyle w:val="Heading1"/>
      <w:lvlText w:val="%1."/>
      <w:lvlJc w:val="left"/>
      <w:pPr>
        <w:tabs>
          <w:tab w:val="num" w:pos="882"/>
        </w:tabs>
        <w:ind w:left="882" w:hanging="432"/>
      </w:pPr>
      <w:rPr>
        <w:b/>
      </w:rPr>
    </w:lvl>
    <w:lvl w:ilvl="1">
      <w:start w:val="1"/>
      <w:numFmt w:val="decimal"/>
      <w:pStyle w:val="Heading2"/>
      <w:lvlText w:val="%1.%2."/>
      <w:lvlJc w:val="left"/>
      <w:pPr>
        <w:tabs>
          <w:tab w:val="num" w:pos="2736"/>
        </w:tabs>
        <w:ind w:left="27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43DF7E60"/>
    <w:multiLevelType w:val="hybridMultilevel"/>
    <w:tmpl w:val="3216D87C"/>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15:restartNumberingAfterBreak="0">
    <w:nsid w:val="52E8668E"/>
    <w:multiLevelType w:val="hybridMultilevel"/>
    <w:tmpl w:val="FFFFFFFF"/>
    <w:lvl w:ilvl="0" w:tplc="4D4CBB9C">
      <w:start w:val="1"/>
      <w:numFmt w:val="decimal"/>
      <w:lvlText w:val="%1."/>
      <w:lvlJc w:val="left"/>
      <w:pPr>
        <w:ind w:left="720" w:hanging="360"/>
      </w:pPr>
    </w:lvl>
    <w:lvl w:ilvl="1" w:tplc="EDC2C650">
      <w:start w:val="1"/>
      <w:numFmt w:val="lowerLetter"/>
      <w:lvlText w:val="%2."/>
      <w:lvlJc w:val="left"/>
      <w:pPr>
        <w:ind w:left="1440" w:hanging="360"/>
      </w:pPr>
    </w:lvl>
    <w:lvl w:ilvl="2" w:tplc="757A5462">
      <w:start w:val="1"/>
      <w:numFmt w:val="lowerRoman"/>
      <w:lvlText w:val="%3."/>
      <w:lvlJc w:val="right"/>
      <w:pPr>
        <w:ind w:left="2160" w:hanging="180"/>
      </w:pPr>
    </w:lvl>
    <w:lvl w:ilvl="3" w:tplc="CA5E16E8">
      <w:start w:val="1"/>
      <w:numFmt w:val="decimal"/>
      <w:lvlText w:val="%4."/>
      <w:lvlJc w:val="left"/>
      <w:pPr>
        <w:ind w:left="2880" w:hanging="360"/>
      </w:pPr>
    </w:lvl>
    <w:lvl w:ilvl="4" w:tplc="3356D838">
      <w:start w:val="1"/>
      <w:numFmt w:val="lowerLetter"/>
      <w:lvlText w:val="%5."/>
      <w:lvlJc w:val="left"/>
      <w:pPr>
        <w:ind w:left="3600" w:hanging="360"/>
      </w:pPr>
    </w:lvl>
    <w:lvl w:ilvl="5" w:tplc="5ECAFDAE">
      <w:start w:val="1"/>
      <w:numFmt w:val="lowerRoman"/>
      <w:lvlText w:val="%6."/>
      <w:lvlJc w:val="right"/>
      <w:pPr>
        <w:ind w:left="4320" w:hanging="180"/>
      </w:pPr>
    </w:lvl>
    <w:lvl w:ilvl="6" w:tplc="C13811C4">
      <w:start w:val="1"/>
      <w:numFmt w:val="decimal"/>
      <w:lvlText w:val="%7."/>
      <w:lvlJc w:val="left"/>
      <w:pPr>
        <w:ind w:left="5040" w:hanging="360"/>
      </w:pPr>
    </w:lvl>
    <w:lvl w:ilvl="7" w:tplc="EC785B96">
      <w:start w:val="1"/>
      <w:numFmt w:val="lowerLetter"/>
      <w:lvlText w:val="%8."/>
      <w:lvlJc w:val="left"/>
      <w:pPr>
        <w:ind w:left="5760" w:hanging="360"/>
      </w:pPr>
    </w:lvl>
    <w:lvl w:ilvl="8" w:tplc="EB3E5514">
      <w:start w:val="1"/>
      <w:numFmt w:val="lowerRoman"/>
      <w:lvlText w:val="%9."/>
      <w:lvlJc w:val="right"/>
      <w:pPr>
        <w:ind w:left="6480" w:hanging="180"/>
      </w:pPr>
    </w:lvl>
  </w:abstractNum>
  <w:abstractNum w:abstractNumId="11" w15:restartNumberingAfterBreak="0">
    <w:nsid w:val="571A460A"/>
    <w:multiLevelType w:val="hybridMultilevel"/>
    <w:tmpl w:val="41221D5E"/>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16cid:durableId="1655718995">
    <w:abstractNumId w:val="8"/>
  </w:num>
  <w:num w:numId="2" w16cid:durableId="1126702046">
    <w:abstractNumId w:val="8"/>
  </w:num>
  <w:num w:numId="3" w16cid:durableId="465440885">
    <w:abstractNumId w:val="0"/>
  </w:num>
  <w:num w:numId="4" w16cid:durableId="3634088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53888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7281250">
    <w:abstractNumId w:val="10"/>
  </w:num>
  <w:num w:numId="7" w16cid:durableId="1505516271">
    <w:abstractNumId w:val="9"/>
  </w:num>
  <w:num w:numId="8" w16cid:durableId="683703054">
    <w:abstractNumId w:val="4"/>
  </w:num>
  <w:num w:numId="9" w16cid:durableId="2073768388">
    <w:abstractNumId w:val="3"/>
  </w:num>
  <w:num w:numId="10" w16cid:durableId="1600017143">
    <w:abstractNumId w:val="5"/>
  </w:num>
  <w:num w:numId="11" w16cid:durableId="1070925440">
    <w:abstractNumId w:val="6"/>
  </w:num>
  <w:num w:numId="12" w16cid:durableId="659965719">
    <w:abstractNumId w:val="1"/>
  </w:num>
  <w:num w:numId="13" w16cid:durableId="2136287202">
    <w:abstractNumId w:val="2"/>
  </w:num>
  <w:num w:numId="14" w16cid:durableId="1434858979">
    <w:abstractNumId w:val="7"/>
  </w:num>
  <w:num w:numId="15" w16cid:durableId="14114651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klin, Grant">
    <w15:presenceInfo w15:providerId="None" w15:userId="Franklin, Gra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bKwMDYwNDA2sTRV0lEKTi0uzszPAykwqgUAYZSYwywAAAA="/>
    <w:docVar w:name="_AMO_ReportControlsVisible" w:val="Empty"/>
    <w:docVar w:name="_AMO_UniqueIdentifier" w:val="1de1c38e-8382-44fd-8057-5653de2074ca"/>
  </w:docVars>
  <w:rsids>
    <w:rsidRoot w:val="00151371"/>
    <w:rsid w:val="00000381"/>
    <w:rsid w:val="00000756"/>
    <w:rsid w:val="00000E70"/>
    <w:rsid w:val="000011E5"/>
    <w:rsid w:val="00001B4D"/>
    <w:rsid w:val="00001FBD"/>
    <w:rsid w:val="0000201C"/>
    <w:rsid w:val="00002BDB"/>
    <w:rsid w:val="000036FD"/>
    <w:rsid w:val="00003762"/>
    <w:rsid w:val="000037CE"/>
    <w:rsid w:val="0000452D"/>
    <w:rsid w:val="00004F94"/>
    <w:rsid w:val="00005157"/>
    <w:rsid w:val="000069FB"/>
    <w:rsid w:val="00007E2E"/>
    <w:rsid w:val="00010736"/>
    <w:rsid w:val="000113AA"/>
    <w:rsid w:val="00011A6B"/>
    <w:rsid w:val="00011C4F"/>
    <w:rsid w:val="0001277C"/>
    <w:rsid w:val="00012803"/>
    <w:rsid w:val="00012DF4"/>
    <w:rsid w:val="0001413F"/>
    <w:rsid w:val="00014642"/>
    <w:rsid w:val="0001704B"/>
    <w:rsid w:val="0001768B"/>
    <w:rsid w:val="00017E5F"/>
    <w:rsid w:val="00020467"/>
    <w:rsid w:val="0002122D"/>
    <w:rsid w:val="00022339"/>
    <w:rsid w:val="00023BB3"/>
    <w:rsid w:val="00024216"/>
    <w:rsid w:val="00024510"/>
    <w:rsid w:val="00024AE4"/>
    <w:rsid w:val="00024E82"/>
    <w:rsid w:val="00025440"/>
    <w:rsid w:val="0002788C"/>
    <w:rsid w:val="00027982"/>
    <w:rsid w:val="00027D8F"/>
    <w:rsid w:val="00027EFF"/>
    <w:rsid w:val="000305A1"/>
    <w:rsid w:val="000309B8"/>
    <w:rsid w:val="0003178C"/>
    <w:rsid w:val="000329B8"/>
    <w:rsid w:val="00032BA2"/>
    <w:rsid w:val="000332C6"/>
    <w:rsid w:val="00034D92"/>
    <w:rsid w:val="0003543B"/>
    <w:rsid w:val="00035BE3"/>
    <w:rsid w:val="00037209"/>
    <w:rsid w:val="000403FD"/>
    <w:rsid w:val="00040ED1"/>
    <w:rsid w:val="00042730"/>
    <w:rsid w:val="00043D9F"/>
    <w:rsid w:val="0004470D"/>
    <w:rsid w:val="00044D91"/>
    <w:rsid w:val="00045216"/>
    <w:rsid w:val="00045EAE"/>
    <w:rsid w:val="000475A3"/>
    <w:rsid w:val="00047B50"/>
    <w:rsid w:val="00050651"/>
    <w:rsid w:val="000510A0"/>
    <w:rsid w:val="000510CC"/>
    <w:rsid w:val="000510FB"/>
    <w:rsid w:val="0005168C"/>
    <w:rsid w:val="00051D70"/>
    <w:rsid w:val="00052472"/>
    <w:rsid w:val="00052485"/>
    <w:rsid w:val="00053AAE"/>
    <w:rsid w:val="00053D77"/>
    <w:rsid w:val="000542CC"/>
    <w:rsid w:val="000546EC"/>
    <w:rsid w:val="00054C05"/>
    <w:rsid w:val="00054FE9"/>
    <w:rsid w:val="00055218"/>
    <w:rsid w:val="0005621F"/>
    <w:rsid w:val="00056880"/>
    <w:rsid w:val="00056FB7"/>
    <w:rsid w:val="00057437"/>
    <w:rsid w:val="00057947"/>
    <w:rsid w:val="00057FB8"/>
    <w:rsid w:val="00060104"/>
    <w:rsid w:val="00061079"/>
    <w:rsid w:val="00061165"/>
    <w:rsid w:val="00061689"/>
    <w:rsid w:val="00061894"/>
    <w:rsid w:val="000621D5"/>
    <w:rsid w:val="00062225"/>
    <w:rsid w:val="000623D2"/>
    <w:rsid w:val="000626E9"/>
    <w:rsid w:val="00064756"/>
    <w:rsid w:val="0006477D"/>
    <w:rsid w:val="00066AE6"/>
    <w:rsid w:val="00066B51"/>
    <w:rsid w:val="00066CEC"/>
    <w:rsid w:val="000670B0"/>
    <w:rsid w:val="00067D25"/>
    <w:rsid w:val="00070404"/>
    <w:rsid w:val="0007051B"/>
    <w:rsid w:val="00070712"/>
    <w:rsid w:val="00070F48"/>
    <w:rsid w:val="00071414"/>
    <w:rsid w:val="00071CA4"/>
    <w:rsid w:val="00072028"/>
    <w:rsid w:val="000734F9"/>
    <w:rsid w:val="00073682"/>
    <w:rsid w:val="0007439D"/>
    <w:rsid w:val="00075282"/>
    <w:rsid w:val="00075E88"/>
    <w:rsid w:val="0007670D"/>
    <w:rsid w:val="00077CBB"/>
    <w:rsid w:val="00077DD1"/>
    <w:rsid w:val="000800CF"/>
    <w:rsid w:val="0008099D"/>
    <w:rsid w:val="00080FF9"/>
    <w:rsid w:val="000818D9"/>
    <w:rsid w:val="00081C42"/>
    <w:rsid w:val="00083AC0"/>
    <w:rsid w:val="00083EBF"/>
    <w:rsid w:val="000845B4"/>
    <w:rsid w:val="000857C3"/>
    <w:rsid w:val="00086A43"/>
    <w:rsid w:val="00087F5E"/>
    <w:rsid w:val="0009018C"/>
    <w:rsid w:val="00090D70"/>
    <w:rsid w:val="0009175C"/>
    <w:rsid w:val="00091D22"/>
    <w:rsid w:val="0009324F"/>
    <w:rsid w:val="00093627"/>
    <w:rsid w:val="00093D60"/>
    <w:rsid w:val="00093E19"/>
    <w:rsid w:val="00094EA7"/>
    <w:rsid w:val="000957AF"/>
    <w:rsid w:val="00095C80"/>
    <w:rsid w:val="00096D2A"/>
    <w:rsid w:val="0009787A"/>
    <w:rsid w:val="000A0A9D"/>
    <w:rsid w:val="000A0B2D"/>
    <w:rsid w:val="000A0BB3"/>
    <w:rsid w:val="000A0BF5"/>
    <w:rsid w:val="000A14B5"/>
    <w:rsid w:val="000A15D6"/>
    <w:rsid w:val="000A2650"/>
    <w:rsid w:val="000A31AC"/>
    <w:rsid w:val="000A3EB2"/>
    <w:rsid w:val="000A43F2"/>
    <w:rsid w:val="000A5CEB"/>
    <w:rsid w:val="000A6167"/>
    <w:rsid w:val="000A66E4"/>
    <w:rsid w:val="000A685B"/>
    <w:rsid w:val="000A6C60"/>
    <w:rsid w:val="000A7202"/>
    <w:rsid w:val="000A726A"/>
    <w:rsid w:val="000A77BC"/>
    <w:rsid w:val="000A7AA0"/>
    <w:rsid w:val="000A7CE4"/>
    <w:rsid w:val="000A7D24"/>
    <w:rsid w:val="000B0BAC"/>
    <w:rsid w:val="000B112A"/>
    <w:rsid w:val="000B34BD"/>
    <w:rsid w:val="000B3615"/>
    <w:rsid w:val="000B43D1"/>
    <w:rsid w:val="000B505B"/>
    <w:rsid w:val="000B536C"/>
    <w:rsid w:val="000B5600"/>
    <w:rsid w:val="000B6032"/>
    <w:rsid w:val="000B61FF"/>
    <w:rsid w:val="000B65AB"/>
    <w:rsid w:val="000B6C52"/>
    <w:rsid w:val="000B797B"/>
    <w:rsid w:val="000B7ACF"/>
    <w:rsid w:val="000B7AE2"/>
    <w:rsid w:val="000C00DF"/>
    <w:rsid w:val="000C042E"/>
    <w:rsid w:val="000C0ACF"/>
    <w:rsid w:val="000C0B7F"/>
    <w:rsid w:val="000C19EF"/>
    <w:rsid w:val="000C1D18"/>
    <w:rsid w:val="000C21AC"/>
    <w:rsid w:val="000C28B2"/>
    <w:rsid w:val="000C2C51"/>
    <w:rsid w:val="000C327F"/>
    <w:rsid w:val="000C3AA5"/>
    <w:rsid w:val="000C3D69"/>
    <w:rsid w:val="000C495A"/>
    <w:rsid w:val="000C5D5A"/>
    <w:rsid w:val="000C60F1"/>
    <w:rsid w:val="000C6BBD"/>
    <w:rsid w:val="000C778F"/>
    <w:rsid w:val="000C7887"/>
    <w:rsid w:val="000C7FD2"/>
    <w:rsid w:val="000D01C2"/>
    <w:rsid w:val="000D1ADE"/>
    <w:rsid w:val="000D1C8D"/>
    <w:rsid w:val="000D2BB9"/>
    <w:rsid w:val="000D3E7E"/>
    <w:rsid w:val="000D48AF"/>
    <w:rsid w:val="000D4E26"/>
    <w:rsid w:val="000D5D2B"/>
    <w:rsid w:val="000D6935"/>
    <w:rsid w:val="000D7A26"/>
    <w:rsid w:val="000E056F"/>
    <w:rsid w:val="000E122A"/>
    <w:rsid w:val="000E1A3B"/>
    <w:rsid w:val="000E2E39"/>
    <w:rsid w:val="000E36DF"/>
    <w:rsid w:val="000E416E"/>
    <w:rsid w:val="000E48AB"/>
    <w:rsid w:val="000E5397"/>
    <w:rsid w:val="000E5CD8"/>
    <w:rsid w:val="000E62D7"/>
    <w:rsid w:val="000E6425"/>
    <w:rsid w:val="000F0220"/>
    <w:rsid w:val="000F0918"/>
    <w:rsid w:val="000F09FA"/>
    <w:rsid w:val="000F0DFF"/>
    <w:rsid w:val="000F148E"/>
    <w:rsid w:val="000F1F59"/>
    <w:rsid w:val="000F29C9"/>
    <w:rsid w:val="000F3476"/>
    <w:rsid w:val="000F37E2"/>
    <w:rsid w:val="000F38BA"/>
    <w:rsid w:val="000F3BB8"/>
    <w:rsid w:val="000F3D9C"/>
    <w:rsid w:val="000F5149"/>
    <w:rsid w:val="000F54C7"/>
    <w:rsid w:val="000F593D"/>
    <w:rsid w:val="000F5E5D"/>
    <w:rsid w:val="000F60A2"/>
    <w:rsid w:val="000F60BC"/>
    <w:rsid w:val="000F6788"/>
    <w:rsid w:val="000F6F51"/>
    <w:rsid w:val="000F7C77"/>
    <w:rsid w:val="000F7F4D"/>
    <w:rsid w:val="001001E3"/>
    <w:rsid w:val="001007A1"/>
    <w:rsid w:val="001007EF"/>
    <w:rsid w:val="00100BF3"/>
    <w:rsid w:val="00101085"/>
    <w:rsid w:val="001027C2"/>
    <w:rsid w:val="00102BC6"/>
    <w:rsid w:val="00104556"/>
    <w:rsid w:val="0010481E"/>
    <w:rsid w:val="00104A0E"/>
    <w:rsid w:val="00104A45"/>
    <w:rsid w:val="00104F5E"/>
    <w:rsid w:val="00107D9B"/>
    <w:rsid w:val="001101C8"/>
    <w:rsid w:val="00110241"/>
    <w:rsid w:val="0011062E"/>
    <w:rsid w:val="00111400"/>
    <w:rsid w:val="00111871"/>
    <w:rsid w:val="0011188F"/>
    <w:rsid w:val="00111BE7"/>
    <w:rsid w:val="00111BE9"/>
    <w:rsid w:val="00113400"/>
    <w:rsid w:val="00113670"/>
    <w:rsid w:val="00113F3D"/>
    <w:rsid w:val="0011459A"/>
    <w:rsid w:val="00114E9E"/>
    <w:rsid w:val="0011561B"/>
    <w:rsid w:val="00115E46"/>
    <w:rsid w:val="001169EE"/>
    <w:rsid w:val="00116AE8"/>
    <w:rsid w:val="00117582"/>
    <w:rsid w:val="00117608"/>
    <w:rsid w:val="0011780A"/>
    <w:rsid w:val="00117C08"/>
    <w:rsid w:val="001201D1"/>
    <w:rsid w:val="001202E0"/>
    <w:rsid w:val="00120A9C"/>
    <w:rsid w:val="001211B6"/>
    <w:rsid w:val="00121ADE"/>
    <w:rsid w:val="00121E95"/>
    <w:rsid w:val="00122122"/>
    <w:rsid w:val="0012213B"/>
    <w:rsid w:val="00122A1A"/>
    <w:rsid w:val="00122A9B"/>
    <w:rsid w:val="001243A6"/>
    <w:rsid w:val="00125093"/>
    <w:rsid w:val="00125351"/>
    <w:rsid w:val="001255DE"/>
    <w:rsid w:val="00125A22"/>
    <w:rsid w:val="00125C67"/>
    <w:rsid w:val="00125C9D"/>
    <w:rsid w:val="00126ABB"/>
    <w:rsid w:val="001303E6"/>
    <w:rsid w:val="00130C56"/>
    <w:rsid w:val="00131968"/>
    <w:rsid w:val="00131AD0"/>
    <w:rsid w:val="00131C0A"/>
    <w:rsid w:val="001334A3"/>
    <w:rsid w:val="00133751"/>
    <w:rsid w:val="00135E05"/>
    <w:rsid w:val="00135E3E"/>
    <w:rsid w:val="00136945"/>
    <w:rsid w:val="00137416"/>
    <w:rsid w:val="001374ED"/>
    <w:rsid w:val="001375A0"/>
    <w:rsid w:val="001379DA"/>
    <w:rsid w:val="00140117"/>
    <w:rsid w:val="00140A92"/>
    <w:rsid w:val="00141B9E"/>
    <w:rsid w:val="00141C89"/>
    <w:rsid w:val="00142253"/>
    <w:rsid w:val="001423F4"/>
    <w:rsid w:val="00142FCB"/>
    <w:rsid w:val="00143657"/>
    <w:rsid w:val="0014375A"/>
    <w:rsid w:val="00143962"/>
    <w:rsid w:val="00144134"/>
    <w:rsid w:val="00144CDD"/>
    <w:rsid w:val="001453C2"/>
    <w:rsid w:val="0014581F"/>
    <w:rsid w:val="00145E67"/>
    <w:rsid w:val="00147089"/>
    <w:rsid w:val="00147664"/>
    <w:rsid w:val="00151371"/>
    <w:rsid w:val="001522F8"/>
    <w:rsid w:val="00152464"/>
    <w:rsid w:val="00152479"/>
    <w:rsid w:val="00152FBC"/>
    <w:rsid w:val="00153651"/>
    <w:rsid w:val="00153BF1"/>
    <w:rsid w:val="00154203"/>
    <w:rsid w:val="001553E1"/>
    <w:rsid w:val="00155C2F"/>
    <w:rsid w:val="0015650C"/>
    <w:rsid w:val="001565C4"/>
    <w:rsid w:val="001568FC"/>
    <w:rsid w:val="00156AE6"/>
    <w:rsid w:val="00157252"/>
    <w:rsid w:val="001573A6"/>
    <w:rsid w:val="00157B13"/>
    <w:rsid w:val="00157BBA"/>
    <w:rsid w:val="00160D7B"/>
    <w:rsid w:val="00160EE9"/>
    <w:rsid w:val="00161256"/>
    <w:rsid w:val="0016182C"/>
    <w:rsid w:val="001621D1"/>
    <w:rsid w:val="00162399"/>
    <w:rsid w:val="00162656"/>
    <w:rsid w:val="001628B1"/>
    <w:rsid w:val="00164065"/>
    <w:rsid w:val="00165A7C"/>
    <w:rsid w:val="00165B89"/>
    <w:rsid w:val="00165BE9"/>
    <w:rsid w:val="0016649C"/>
    <w:rsid w:val="00167250"/>
    <w:rsid w:val="00170909"/>
    <w:rsid w:val="00170DEB"/>
    <w:rsid w:val="001718B6"/>
    <w:rsid w:val="00171D05"/>
    <w:rsid w:val="00172A8D"/>
    <w:rsid w:val="00172CDE"/>
    <w:rsid w:val="00172D82"/>
    <w:rsid w:val="00173782"/>
    <w:rsid w:val="0017382A"/>
    <w:rsid w:val="00173A1E"/>
    <w:rsid w:val="00174D15"/>
    <w:rsid w:val="00174D76"/>
    <w:rsid w:val="0017768B"/>
    <w:rsid w:val="001808FF"/>
    <w:rsid w:val="001814BB"/>
    <w:rsid w:val="00181859"/>
    <w:rsid w:val="001824E1"/>
    <w:rsid w:val="00183646"/>
    <w:rsid w:val="00183E0D"/>
    <w:rsid w:val="00184B5D"/>
    <w:rsid w:val="00184D0A"/>
    <w:rsid w:val="00184D17"/>
    <w:rsid w:val="001851BA"/>
    <w:rsid w:val="001852B9"/>
    <w:rsid w:val="00185889"/>
    <w:rsid w:val="00185D64"/>
    <w:rsid w:val="00186261"/>
    <w:rsid w:val="001866E7"/>
    <w:rsid w:val="0018723A"/>
    <w:rsid w:val="001875E6"/>
    <w:rsid w:val="00190D36"/>
    <w:rsid w:val="00190ED0"/>
    <w:rsid w:val="00191924"/>
    <w:rsid w:val="00191C5A"/>
    <w:rsid w:val="00193D39"/>
    <w:rsid w:val="001944C1"/>
    <w:rsid w:val="00194B47"/>
    <w:rsid w:val="00194DEC"/>
    <w:rsid w:val="001954C2"/>
    <w:rsid w:val="001955C4"/>
    <w:rsid w:val="00195759"/>
    <w:rsid w:val="001957E5"/>
    <w:rsid w:val="00195A11"/>
    <w:rsid w:val="00195C2A"/>
    <w:rsid w:val="001964F6"/>
    <w:rsid w:val="0019666B"/>
    <w:rsid w:val="00197062"/>
    <w:rsid w:val="0019772E"/>
    <w:rsid w:val="001A07F1"/>
    <w:rsid w:val="001A12F5"/>
    <w:rsid w:val="001A1646"/>
    <w:rsid w:val="001A2666"/>
    <w:rsid w:val="001A31FD"/>
    <w:rsid w:val="001A3631"/>
    <w:rsid w:val="001A3BC0"/>
    <w:rsid w:val="001A4831"/>
    <w:rsid w:val="001A48F7"/>
    <w:rsid w:val="001A49DB"/>
    <w:rsid w:val="001A51D8"/>
    <w:rsid w:val="001A5623"/>
    <w:rsid w:val="001A5A39"/>
    <w:rsid w:val="001A62C5"/>
    <w:rsid w:val="001A7F40"/>
    <w:rsid w:val="001B030D"/>
    <w:rsid w:val="001B17A9"/>
    <w:rsid w:val="001B1A7F"/>
    <w:rsid w:val="001B213E"/>
    <w:rsid w:val="001B23D3"/>
    <w:rsid w:val="001B25A9"/>
    <w:rsid w:val="001B3B83"/>
    <w:rsid w:val="001B3B8F"/>
    <w:rsid w:val="001B3EFF"/>
    <w:rsid w:val="001B47AE"/>
    <w:rsid w:val="001B4D3A"/>
    <w:rsid w:val="001B4DFF"/>
    <w:rsid w:val="001B501B"/>
    <w:rsid w:val="001B5108"/>
    <w:rsid w:val="001B578B"/>
    <w:rsid w:val="001B5B97"/>
    <w:rsid w:val="001B5EB2"/>
    <w:rsid w:val="001B6721"/>
    <w:rsid w:val="001B6829"/>
    <w:rsid w:val="001B6BD6"/>
    <w:rsid w:val="001C0214"/>
    <w:rsid w:val="001C0D7C"/>
    <w:rsid w:val="001C0FAE"/>
    <w:rsid w:val="001C22E5"/>
    <w:rsid w:val="001C245D"/>
    <w:rsid w:val="001C24A7"/>
    <w:rsid w:val="001C3273"/>
    <w:rsid w:val="001C3AAC"/>
    <w:rsid w:val="001C3EE5"/>
    <w:rsid w:val="001C45D2"/>
    <w:rsid w:val="001C490A"/>
    <w:rsid w:val="001C500A"/>
    <w:rsid w:val="001C570E"/>
    <w:rsid w:val="001C6BEF"/>
    <w:rsid w:val="001D0D26"/>
    <w:rsid w:val="001D147C"/>
    <w:rsid w:val="001D1DE2"/>
    <w:rsid w:val="001D279E"/>
    <w:rsid w:val="001D27E6"/>
    <w:rsid w:val="001D2905"/>
    <w:rsid w:val="001D2A26"/>
    <w:rsid w:val="001D2A88"/>
    <w:rsid w:val="001D4ED8"/>
    <w:rsid w:val="001D5F95"/>
    <w:rsid w:val="001D6213"/>
    <w:rsid w:val="001D66BA"/>
    <w:rsid w:val="001D697A"/>
    <w:rsid w:val="001D7014"/>
    <w:rsid w:val="001D7514"/>
    <w:rsid w:val="001D7C68"/>
    <w:rsid w:val="001E02BE"/>
    <w:rsid w:val="001E034B"/>
    <w:rsid w:val="001E0D41"/>
    <w:rsid w:val="001E183C"/>
    <w:rsid w:val="001E1D0F"/>
    <w:rsid w:val="001E23B6"/>
    <w:rsid w:val="001E2AF4"/>
    <w:rsid w:val="001E3068"/>
    <w:rsid w:val="001E42BA"/>
    <w:rsid w:val="001E46E7"/>
    <w:rsid w:val="001E5692"/>
    <w:rsid w:val="001E57BB"/>
    <w:rsid w:val="001E5FDA"/>
    <w:rsid w:val="001E6221"/>
    <w:rsid w:val="001E7521"/>
    <w:rsid w:val="001F0248"/>
    <w:rsid w:val="001F04E3"/>
    <w:rsid w:val="001F0BBF"/>
    <w:rsid w:val="001F1CED"/>
    <w:rsid w:val="001F211C"/>
    <w:rsid w:val="001F427B"/>
    <w:rsid w:val="001F441F"/>
    <w:rsid w:val="001F447F"/>
    <w:rsid w:val="001F58A0"/>
    <w:rsid w:val="001F63D9"/>
    <w:rsid w:val="001F6623"/>
    <w:rsid w:val="001F6AA3"/>
    <w:rsid w:val="001F6DD7"/>
    <w:rsid w:val="001F71A3"/>
    <w:rsid w:val="001F7587"/>
    <w:rsid w:val="001F7EF5"/>
    <w:rsid w:val="002000C3"/>
    <w:rsid w:val="00200A59"/>
    <w:rsid w:val="002012D2"/>
    <w:rsid w:val="00201763"/>
    <w:rsid w:val="00201B6F"/>
    <w:rsid w:val="00201EA3"/>
    <w:rsid w:val="0020379B"/>
    <w:rsid w:val="00204515"/>
    <w:rsid w:val="00204F5D"/>
    <w:rsid w:val="00206037"/>
    <w:rsid w:val="00206A1A"/>
    <w:rsid w:val="002073AC"/>
    <w:rsid w:val="00207F1F"/>
    <w:rsid w:val="00207F45"/>
    <w:rsid w:val="00211CC4"/>
    <w:rsid w:val="00212098"/>
    <w:rsid w:val="00212430"/>
    <w:rsid w:val="002133EB"/>
    <w:rsid w:val="00213614"/>
    <w:rsid w:val="00214AF0"/>
    <w:rsid w:val="00214EDB"/>
    <w:rsid w:val="00215173"/>
    <w:rsid w:val="0021549C"/>
    <w:rsid w:val="00216B7C"/>
    <w:rsid w:val="00216E33"/>
    <w:rsid w:val="00216FF6"/>
    <w:rsid w:val="00217338"/>
    <w:rsid w:val="0021733B"/>
    <w:rsid w:val="00217438"/>
    <w:rsid w:val="00217F97"/>
    <w:rsid w:val="00220A26"/>
    <w:rsid w:val="00221BDF"/>
    <w:rsid w:val="00221CF7"/>
    <w:rsid w:val="00221E94"/>
    <w:rsid w:val="0022212B"/>
    <w:rsid w:val="002223F8"/>
    <w:rsid w:val="002225FB"/>
    <w:rsid w:val="00222D82"/>
    <w:rsid w:val="00222F52"/>
    <w:rsid w:val="00222F6E"/>
    <w:rsid w:val="0022370F"/>
    <w:rsid w:val="00224425"/>
    <w:rsid w:val="00224CA2"/>
    <w:rsid w:val="002257EA"/>
    <w:rsid w:val="00226A02"/>
    <w:rsid w:val="00227CC6"/>
    <w:rsid w:val="00230E05"/>
    <w:rsid w:val="00230E48"/>
    <w:rsid w:val="00230F89"/>
    <w:rsid w:val="00232101"/>
    <w:rsid w:val="00232B88"/>
    <w:rsid w:val="00234D69"/>
    <w:rsid w:val="00235938"/>
    <w:rsid w:val="00235BBB"/>
    <w:rsid w:val="00235C34"/>
    <w:rsid w:val="002364A7"/>
    <w:rsid w:val="002402C1"/>
    <w:rsid w:val="00241539"/>
    <w:rsid w:val="00242C4E"/>
    <w:rsid w:val="00243E1D"/>
    <w:rsid w:val="0024401C"/>
    <w:rsid w:val="00244D67"/>
    <w:rsid w:val="00245708"/>
    <w:rsid w:val="00246C84"/>
    <w:rsid w:val="00247102"/>
    <w:rsid w:val="00247571"/>
    <w:rsid w:val="002477F8"/>
    <w:rsid w:val="00250034"/>
    <w:rsid w:val="00250D4E"/>
    <w:rsid w:val="00250D90"/>
    <w:rsid w:val="0025145B"/>
    <w:rsid w:val="002517F9"/>
    <w:rsid w:val="00251F7B"/>
    <w:rsid w:val="002533EF"/>
    <w:rsid w:val="0025344B"/>
    <w:rsid w:val="00253597"/>
    <w:rsid w:val="00253803"/>
    <w:rsid w:val="002542F6"/>
    <w:rsid w:val="00254309"/>
    <w:rsid w:val="00255763"/>
    <w:rsid w:val="00256777"/>
    <w:rsid w:val="00256F66"/>
    <w:rsid w:val="002576BF"/>
    <w:rsid w:val="00257AB6"/>
    <w:rsid w:val="00257F9B"/>
    <w:rsid w:val="002600D2"/>
    <w:rsid w:val="002602B3"/>
    <w:rsid w:val="00260A53"/>
    <w:rsid w:val="0026119F"/>
    <w:rsid w:val="002615A7"/>
    <w:rsid w:val="0026194B"/>
    <w:rsid w:val="00261B9B"/>
    <w:rsid w:val="00262A24"/>
    <w:rsid w:val="0026337E"/>
    <w:rsid w:val="00263B81"/>
    <w:rsid w:val="00264103"/>
    <w:rsid w:val="0026476E"/>
    <w:rsid w:val="00265654"/>
    <w:rsid w:val="00265E7C"/>
    <w:rsid w:val="00266455"/>
    <w:rsid w:val="002665C7"/>
    <w:rsid w:val="002669A5"/>
    <w:rsid w:val="0027147F"/>
    <w:rsid w:val="002714D1"/>
    <w:rsid w:val="0027165F"/>
    <w:rsid w:val="00271DFC"/>
    <w:rsid w:val="00272E2C"/>
    <w:rsid w:val="002732EB"/>
    <w:rsid w:val="00273996"/>
    <w:rsid w:val="00273D2C"/>
    <w:rsid w:val="00274276"/>
    <w:rsid w:val="00274607"/>
    <w:rsid w:val="002756FC"/>
    <w:rsid w:val="00275760"/>
    <w:rsid w:val="00275D65"/>
    <w:rsid w:val="00276766"/>
    <w:rsid w:val="00277848"/>
    <w:rsid w:val="00277A0E"/>
    <w:rsid w:val="00277A6D"/>
    <w:rsid w:val="00280072"/>
    <w:rsid w:val="00280DC3"/>
    <w:rsid w:val="00281371"/>
    <w:rsid w:val="002815BC"/>
    <w:rsid w:val="0028172E"/>
    <w:rsid w:val="00281D06"/>
    <w:rsid w:val="002822BD"/>
    <w:rsid w:val="00282E97"/>
    <w:rsid w:val="002830A1"/>
    <w:rsid w:val="002833AA"/>
    <w:rsid w:val="00284255"/>
    <w:rsid w:val="00284C3B"/>
    <w:rsid w:val="00284C43"/>
    <w:rsid w:val="00285C4A"/>
    <w:rsid w:val="00286193"/>
    <w:rsid w:val="002863CC"/>
    <w:rsid w:val="002865E0"/>
    <w:rsid w:val="002906A6"/>
    <w:rsid w:val="00291BA9"/>
    <w:rsid w:val="00291C92"/>
    <w:rsid w:val="00292863"/>
    <w:rsid w:val="00292943"/>
    <w:rsid w:val="002930B9"/>
    <w:rsid w:val="00294583"/>
    <w:rsid w:val="00295344"/>
    <w:rsid w:val="002953F0"/>
    <w:rsid w:val="0029544B"/>
    <w:rsid w:val="002962BC"/>
    <w:rsid w:val="00296435"/>
    <w:rsid w:val="002965E8"/>
    <w:rsid w:val="002979E2"/>
    <w:rsid w:val="00297B99"/>
    <w:rsid w:val="002A0F75"/>
    <w:rsid w:val="002A1677"/>
    <w:rsid w:val="002A1CC2"/>
    <w:rsid w:val="002A20F6"/>
    <w:rsid w:val="002A2D6D"/>
    <w:rsid w:val="002A3439"/>
    <w:rsid w:val="002A4324"/>
    <w:rsid w:val="002A45C9"/>
    <w:rsid w:val="002A5453"/>
    <w:rsid w:val="002A561D"/>
    <w:rsid w:val="002A59B3"/>
    <w:rsid w:val="002A5A2A"/>
    <w:rsid w:val="002A5D52"/>
    <w:rsid w:val="002A5E23"/>
    <w:rsid w:val="002A656D"/>
    <w:rsid w:val="002A65C4"/>
    <w:rsid w:val="002A7505"/>
    <w:rsid w:val="002B0668"/>
    <w:rsid w:val="002B0B7C"/>
    <w:rsid w:val="002B0DEB"/>
    <w:rsid w:val="002B143C"/>
    <w:rsid w:val="002B148F"/>
    <w:rsid w:val="002B1A6C"/>
    <w:rsid w:val="002B28F4"/>
    <w:rsid w:val="002B29B6"/>
    <w:rsid w:val="002B2ED7"/>
    <w:rsid w:val="002B3CE6"/>
    <w:rsid w:val="002B45F6"/>
    <w:rsid w:val="002B49FD"/>
    <w:rsid w:val="002B4B1B"/>
    <w:rsid w:val="002B50EE"/>
    <w:rsid w:val="002B51CF"/>
    <w:rsid w:val="002B5AFA"/>
    <w:rsid w:val="002B65AE"/>
    <w:rsid w:val="002B667A"/>
    <w:rsid w:val="002B6EC0"/>
    <w:rsid w:val="002B7487"/>
    <w:rsid w:val="002B772B"/>
    <w:rsid w:val="002C0058"/>
    <w:rsid w:val="002C0ACF"/>
    <w:rsid w:val="002C1008"/>
    <w:rsid w:val="002C12E3"/>
    <w:rsid w:val="002C196E"/>
    <w:rsid w:val="002C2A9F"/>
    <w:rsid w:val="002C2ECE"/>
    <w:rsid w:val="002C35AD"/>
    <w:rsid w:val="002C42D0"/>
    <w:rsid w:val="002C4359"/>
    <w:rsid w:val="002C45B0"/>
    <w:rsid w:val="002C47EE"/>
    <w:rsid w:val="002C5A72"/>
    <w:rsid w:val="002C5F1D"/>
    <w:rsid w:val="002C67AB"/>
    <w:rsid w:val="002C7297"/>
    <w:rsid w:val="002C7739"/>
    <w:rsid w:val="002C798E"/>
    <w:rsid w:val="002C7F44"/>
    <w:rsid w:val="002D167B"/>
    <w:rsid w:val="002D1FD9"/>
    <w:rsid w:val="002D255C"/>
    <w:rsid w:val="002D2893"/>
    <w:rsid w:val="002D2979"/>
    <w:rsid w:val="002D319E"/>
    <w:rsid w:val="002D3442"/>
    <w:rsid w:val="002D3736"/>
    <w:rsid w:val="002D383B"/>
    <w:rsid w:val="002D3932"/>
    <w:rsid w:val="002D3D90"/>
    <w:rsid w:val="002D442F"/>
    <w:rsid w:val="002D4AE3"/>
    <w:rsid w:val="002D510D"/>
    <w:rsid w:val="002D6533"/>
    <w:rsid w:val="002D6544"/>
    <w:rsid w:val="002D6692"/>
    <w:rsid w:val="002D7455"/>
    <w:rsid w:val="002E03B6"/>
    <w:rsid w:val="002E0C65"/>
    <w:rsid w:val="002E13D3"/>
    <w:rsid w:val="002E2407"/>
    <w:rsid w:val="002E29E0"/>
    <w:rsid w:val="002E4407"/>
    <w:rsid w:val="002E4FA5"/>
    <w:rsid w:val="002E5426"/>
    <w:rsid w:val="002E710A"/>
    <w:rsid w:val="002E753A"/>
    <w:rsid w:val="002E78DF"/>
    <w:rsid w:val="002E7D76"/>
    <w:rsid w:val="002F0337"/>
    <w:rsid w:val="002F04D0"/>
    <w:rsid w:val="002F08BB"/>
    <w:rsid w:val="002F0F88"/>
    <w:rsid w:val="002F2CA9"/>
    <w:rsid w:val="002F2D42"/>
    <w:rsid w:val="002F39E6"/>
    <w:rsid w:val="002F4123"/>
    <w:rsid w:val="002F6B38"/>
    <w:rsid w:val="002F708A"/>
    <w:rsid w:val="002F7C2B"/>
    <w:rsid w:val="003004DF"/>
    <w:rsid w:val="00300953"/>
    <w:rsid w:val="00302437"/>
    <w:rsid w:val="003027F4"/>
    <w:rsid w:val="0030306B"/>
    <w:rsid w:val="00303293"/>
    <w:rsid w:val="00305260"/>
    <w:rsid w:val="00305EC6"/>
    <w:rsid w:val="003065E3"/>
    <w:rsid w:val="00306901"/>
    <w:rsid w:val="00306EAC"/>
    <w:rsid w:val="0030752D"/>
    <w:rsid w:val="0031072D"/>
    <w:rsid w:val="0031187D"/>
    <w:rsid w:val="00311C19"/>
    <w:rsid w:val="00311D2D"/>
    <w:rsid w:val="00312DDC"/>
    <w:rsid w:val="00312F6D"/>
    <w:rsid w:val="003130C0"/>
    <w:rsid w:val="0031381E"/>
    <w:rsid w:val="00314357"/>
    <w:rsid w:val="003144E1"/>
    <w:rsid w:val="0031543B"/>
    <w:rsid w:val="003159FB"/>
    <w:rsid w:val="00315B7D"/>
    <w:rsid w:val="0031633B"/>
    <w:rsid w:val="003166A1"/>
    <w:rsid w:val="00316729"/>
    <w:rsid w:val="00316A5D"/>
    <w:rsid w:val="00317969"/>
    <w:rsid w:val="00317BAF"/>
    <w:rsid w:val="003217F7"/>
    <w:rsid w:val="00321F3B"/>
    <w:rsid w:val="00322243"/>
    <w:rsid w:val="00322299"/>
    <w:rsid w:val="00322495"/>
    <w:rsid w:val="00322518"/>
    <w:rsid w:val="003225E0"/>
    <w:rsid w:val="003243A8"/>
    <w:rsid w:val="00324AC1"/>
    <w:rsid w:val="00325355"/>
    <w:rsid w:val="00325413"/>
    <w:rsid w:val="00326249"/>
    <w:rsid w:val="003272A0"/>
    <w:rsid w:val="00331C86"/>
    <w:rsid w:val="00332553"/>
    <w:rsid w:val="0033291D"/>
    <w:rsid w:val="00332956"/>
    <w:rsid w:val="00332E73"/>
    <w:rsid w:val="003339BB"/>
    <w:rsid w:val="00333B4D"/>
    <w:rsid w:val="00333C34"/>
    <w:rsid w:val="00333DDF"/>
    <w:rsid w:val="003342B5"/>
    <w:rsid w:val="00334FD4"/>
    <w:rsid w:val="00335591"/>
    <w:rsid w:val="003366FF"/>
    <w:rsid w:val="00336ADE"/>
    <w:rsid w:val="0033700D"/>
    <w:rsid w:val="00337237"/>
    <w:rsid w:val="00340006"/>
    <w:rsid w:val="00340444"/>
    <w:rsid w:val="00340589"/>
    <w:rsid w:val="00340677"/>
    <w:rsid w:val="003413CF"/>
    <w:rsid w:val="00342B3F"/>
    <w:rsid w:val="00342E20"/>
    <w:rsid w:val="0034300F"/>
    <w:rsid w:val="00344FBD"/>
    <w:rsid w:val="003452BE"/>
    <w:rsid w:val="00345F83"/>
    <w:rsid w:val="0034719E"/>
    <w:rsid w:val="00351616"/>
    <w:rsid w:val="00353697"/>
    <w:rsid w:val="0035377E"/>
    <w:rsid w:val="0035397C"/>
    <w:rsid w:val="00354938"/>
    <w:rsid w:val="00354DB4"/>
    <w:rsid w:val="00356081"/>
    <w:rsid w:val="003570F0"/>
    <w:rsid w:val="00360727"/>
    <w:rsid w:val="003609CD"/>
    <w:rsid w:val="00360C4A"/>
    <w:rsid w:val="00360C5D"/>
    <w:rsid w:val="0036110D"/>
    <w:rsid w:val="00361CC0"/>
    <w:rsid w:val="003626FC"/>
    <w:rsid w:val="00362B8A"/>
    <w:rsid w:val="00362DD6"/>
    <w:rsid w:val="003633E0"/>
    <w:rsid w:val="00363F4F"/>
    <w:rsid w:val="003641D6"/>
    <w:rsid w:val="003655FB"/>
    <w:rsid w:val="00366ABA"/>
    <w:rsid w:val="00370A91"/>
    <w:rsid w:val="00370BAB"/>
    <w:rsid w:val="00370C77"/>
    <w:rsid w:val="00372967"/>
    <w:rsid w:val="0037418A"/>
    <w:rsid w:val="003746E3"/>
    <w:rsid w:val="0037471C"/>
    <w:rsid w:val="00374FDF"/>
    <w:rsid w:val="00375350"/>
    <w:rsid w:val="00375E10"/>
    <w:rsid w:val="00375F12"/>
    <w:rsid w:val="003761EB"/>
    <w:rsid w:val="003776B1"/>
    <w:rsid w:val="003778D2"/>
    <w:rsid w:val="00377C36"/>
    <w:rsid w:val="00380CE7"/>
    <w:rsid w:val="00381EED"/>
    <w:rsid w:val="00382548"/>
    <w:rsid w:val="003834FF"/>
    <w:rsid w:val="00383514"/>
    <w:rsid w:val="00383B7D"/>
    <w:rsid w:val="00383E25"/>
    <w:rsid w:val="00383F8A"/>
    <w:rsid w:val="00385104"/>
    <w:rsid w:val="00385BED"/>
    <w:rsid w:val="003874A8"/>
    <w:rsid w:val="003874B0"/>
    <w:rsid w:val="0038790C"/>
    <w:rsid w:val="00390763"/>
    <w:rsid w:val="00390B16"/>
    <w:rsid w:val="00390CCE"/>
    <w:rsid w:val="00390E26"/>
    <w:rsid w:val="00391583"/>
    <w:rsid w:val="00391EB3"/>
    <w:rsid w:val="003924C3"/>
    <w:rsid w:val="0039271B"/>
    <w:rsid w:val="00392898"/>
    <w:rsid w:val="003937B0"/>
    <w:rsid w:val="00393B79"/>
    <w:rsid w:val="0039489E"/>
    <w:rsid w:val="00394C66"/>
    <w:rsid w:val="00394E12"/>
    <w:rsid w:val="00396441"/>
    <w:rsid w:val="00396F87"/>
    <w:rsid w:val="00397408"/>
    <w:rsid w:val="00397B8D"/>
    <w:rsid w:val="00397BAF"/>
    <w:rsid w:val="003A135E"/>
    <w:rsid w:val="003A160F"/>
    <w:rsid w:val="003A1646"/>
    <w:rsid w:val="003A1656"/>
    <w:rsid w:val="003A16DB"/>
    <w:rsid w:val="003A1901"/>
    <w:rsid w:val="003A2DB0"/>
    <w:rsid w:val="003A3B27"/>
    <w:rsid w:val="003A4987"/>
    <w:rsid w:val="003A5CB0"/>
    <w:rsid w:val="003A68B1"/>
    <w:rsid w:val="003A6A2C"/>
    <w:rsid w:val="003A6AD5"/>
    <w:rsid w:val="003A6D10"/>
    <w:rsid w:val="003A70F3"/>
    <w:rsid w:val="003A72F1"/>
    <w:rsid w:val="003B0260"/>
    <w:rsid w:val="003B0736"/>
    <w:rsid w:val="003B0838"/>
    <w:rsid w:val="003B17D4"/>
    <w:rsid w:val="003B2DD2"/>
    <w:rsid w:val="003B3774"/>
    <w:rsid w:val="003B4D93"/>
    <w:rsid w:val="003B4E85"/>
    <w:rsid w:val="003B5F83"/>
    <w:rsid w:val="003B6461"/>
    <w:rsid w:val="003B6837"/>
    <w:rsid w:val="003B69CD"/>
    <w:rsid w:val="003B6B5D"/>
    <w:rsid w:val="003C01D2"/>
    <w:rsid w:val="003C0D34"/>
    <w:rsid w:val="003C1A9F"/>
    <w:rsid w:val="003C202A"/>
    <w:rsid w:val="003C26EE"/>
    <w:rsid w:val="003C2724"/>
    <w:rsid w:val="003C2761"/>
    <w:rsid w:val="003C28AF"/>
    <w:rsid w:val="003C3C20"/>
    <w:rsid w:val="003C3EEE"/>
    <w:rsid w:val="003C4025"/>
    <w:rsid w:val="003C4CD5"/>
    <w:rsid w:val="003C5030"/>
    <w:rsid w:val="003C56FB"/>
    <w:rsid w:val="003C592F"/>
    <w:rsid w:val="003C6778"/>
    <w:rsid w:val="003C6A02"/>
    <w:rsid w:val="003D029B"/>
    <w:rsid w:val="003D09EF"/>
    <w:rsid w:val="003D0E2D"/>
    <w:rsid w:val="003D1EBD"/>
    <w:rsid w:val="003D2A87"/>
    <w:rsid w:val="003D2B6E"/>
    <w:rsid w:val="003D3196"/>
    <w:rsid w:val="003D380A"/>
    <w:rsid w:val="003D3E8A"/>
    <w:rsid w:val="003D46AE"/>
    <w:rsid w:val="003D4CD0"/>
    <w:rsid w:val="003D50EC"/>
    <w:rsid w:val="003D5D14"/>
    <w:rsid w:val="003D6949"/>
    <w:rsid w:val="003D6CC4"/>
    <w:rsid w:val="003D6CE3"/>
    <w:rsid w:val="003D710F"/>
    <w:rsid w:val="003D7519"/>
    <w:rsid w:val="003E22B7"/>
    <w:rsid w:val="003E24B5"/>
    <w:rsid w:val="003E3A24"/>
    <w:rsid w:val="003E706F"/>
    <w:rsid w:val="003E79BD"/>
    <w:rsid w:val="003F0582"/>
    <w:rsid w:val="003F09C4"/>
    <w:rsid w:val="003F2EC1"/>
    <w:rsid w:val="003F31FA"/>
    <w:rsid w:val="003F3F49"/>
    <w:rsid w:val="003F43EF"/>
    <w:rsid w:val="003F4A7C"/>
    <w:rsid w:val="003F4E06"/>
    <w:rsid w:val="003F5548"/>
    <w:rsid w:val="003F5C84"/>
    <w:rsid w:val="003F6B1B"/>
    <w:rsid w:val="003F744E"/>
    <w:rsid w:val="00400357"/>
    <w:rsid w:val="00400BA7"/>
    <w:rsid w:val="004033AF"/>
    <w:rsid w:val="004035AA"/>
    <w:rsid w:val="0040377A"/>
    <w:rsid w:val="00403B37"/>
    <w:rsid w:val="004048FD"/>
    <w:rsid w:val="00404BD6"/>
    <w:rsid w:val="004057C1"/>
    <w:rsid w:val="004058FB"/>
    <w:rsid w:val="00405F2C"/>
    <w:rsid w:val="00406224"/>
    <w:rsid w:val="00406CAD"/>
    <w:rsid w:val="00407C6E"/>
    <w:rsid w:val="00410512"/>
    <w:rsid w:val="00410629"/>
    <w:rsid w:val="004120C0"/>
    <w:rsid w:val="00412BCD"/>
    <w:rsid w:val="00412DB2"/>
    <w:rsid w:val="0041525D"/>
    <w:rsid w:val="00415BAB"/>
    <w:rsid w:val="00415D51"/>
    <w:rsid w:val="004160A6"/>
    <w:rsid w:val="0041630B"/>
    <w:rsid w:val="00420C66"/>
    <w:rsid w:val="00420CD7"/>
    <w:rsid w:val="00421ED0"/>
    <w:rsid w:val="0042204C"/>
    <w:rsid w:val="0042292D"/>
    <w:rsid w:val="00423399"/>
    <w:rsid w:val="00423498"/>
    <w:rsid w:val="0042397B"/>
    <w:rsid w:val="00423E01"/>
    <w:rsid w:val="00424E70"/>
    <w:rsid w:val="00425C61"/>
    <w:rsid w:val="00426353"/>
    <w:rsid w:val="004279A1"/>
    <w:rsid w:val="0043026A"/>
    <w:rsid w:val="00430295"/>
    <w:rsid w:val="00430F1E"/>
    <w:rsid w:val="00431F20"/>
    <w:rsid w:val="00432008"/>
    <w:rsid w:val="004324F5"/>
    <w:rsid w:val="0043378F"/>
    <w:rsid w:val="00435083"/>
    <w:rsid w:val="00436A01"/>
    <w:rsid w:val="00436AF5"/>
    <w:rsid w:val="00436C49"/>
    <w:rsid w:val="00436FDE"/>
    <w:rsid w:val="0044074E"/>
    <w:rsid w:val="00441571"/>
    <w:rsid w:val="004419F3"/>
    <w:rsid w:val="0044266A"/>
    <w:rsid w:val="00442D1C"/>
    <w:rsid w:val="00442D3B"/>
    <w:rsid w:val="00442E7B"/>
    <w:rsid w:val="00443029"/>
    <w:rsid w:val="00443066"/>
    <w:rsid w:val="0044340F"/>
    <w:rsid w:val="004439C1"/>
    <w:rsid w:val="00444675"/>
    <w:rsid w:val="00444B42"/>
    <w:rsid w:val="0044520B"/>
    <w:rsid w:val="0044584A"/>
    <w:rsid w:val="00445BD4"/>
    <w:rsid w:val="00445C8F"/>
    <w:rsid w:val="00446185"/>
    <w:rsid w:val="004463BB"/>
    <w:rsid w:val="0045035C"/>
    <w:rsid w:val="004504CE"/>
    <w:rsid w:val="004519F3"/>
    <w:rsid w:val="0045212F"/>
    <w:rsid w:val="00453BB7"/>
    <w:rsid w:val="00454E22"/>
    <w:rsid w:val="00455126"/>
    <w:rsid w:val="00455FB6"/>
    <w:rsid w:val="00457536"/>
    <w:rsid w:val="00457CB3"/>
    <w:rsid w:val="004603B6"/>
    <w:rsid w:val="00460448"/>
    <w:rsid w:val="00461FDD"/>
    <w:rsid w:val="004629CF"/>
    <w:rsid w:val="00463186"/>
    <w:rsid w:val="00463624"/>
    <w:rsid w:val="00463C0E"/>
    <w:rsid w:val="00464A69"/>
    <w:rsid w:val="0046540C"/>
    <w:rsid w:val="004665DE"/>
    <w:rsid w:val="00466A5D"/>
    <w:rsid w:val="0046715B"/>
    <w:rsid w:val="004678EC"/>
    <w:rsid w:val="00470213"/>
    <w:rsid w:val="004703AF"/>
    <w:rsid w:val="00470571"/>
    <w:rsid w:val="004705BD"/>
    <w:rsid w:val="00471BDA"/>
    <w:rsid w:val="0047245B"/>
    <w:rsid w:val="00475364"/>
    <w:rsid w:val="0047574D"/>
    <w:rsid w:val="00475D5B"/>
    <w:rsid w:val="00476A4D"/>
    <w:rsid w:val="004772EC"/>
    <w:rsid w:val="00477ED5"/>
    <w:rsid w:val="0048085B"/>
    <w:rsid w:val="00481558"/>
    <w:rsid w:val="00481788"/>
    <w:rsid w:val="00481D42"/>
    <w:rsid w:val="00481D78"/>
    <w:rsid w:val="00482555"/>
    <w:rsid w:val="0048349E"/>
    <w:rsid w:val="00484173"/>
    <w:rsid w:val="00484AF4"/>
    <w:rsid w:val="00485B02"/>
    <w:rsid w:val="0048654D"/>
    <w:rsid w:val="0048677F"/>
    <w:rsid w:val="00486D14"/>
    <w:rsid w:val="0048759E"/>
    <w:rsid w:val="004878B3"/>
    <w:rsid w:val="004900A4"/>
    <w:rsid w:val="00490E37"/>
    <w:rsid w:val="00490EB7"/>
    <w:rsid w:val="00491608"/>
    <w:rsid w:val="00491B47"/>
    <w:rsid w:val="004928AB"/>
    <w:rsid w:val="004931CB"/>
    <w:rsid w:val="00493446"/>
    <w:rsid w:val="004938F3"/>
    <w:rsid w:val="00493A61"/>
    <w:rsid w:val="00493F4D"/>
    <w:rsid w:val="0049431A"/>
    <w:rsid w:val="00494346"/>
    <w:rsid w:val="00495430"/>
    <w:rsid w:val="00495A4E"/>
    <w:rsid w:val="004971A6"/>
    <w:rsid w:val="004974E0"/>
    <w:rsid w:val="004976EB"/>
    <w:rsid w:val="00497EC9"/>
    <w:rsid w:val="00497EED"/>
    <w:rsid w:val="004A0332"/>
    <w:rsid w:val="004A07D1"/>
    <w:rsid w:val="004A1A6D"/>
    <w:rsid w:val="004A1E3C"/>
    <w:rsid w:val="004A23BB"/>
    <w:rsid w:val="004A3CA0"/>
    <w:rsid w:val="004A3CC8"/>
    <w:rsid w:val="004A3D6E"/>
    <w:rsid w:val="004A5098"/>
    <w:rsid w:val="004B0309"/>
    <w:rsid w:val="004B04A6"/>
    <w:rsid w:val="004B2355"/>
    <w:rsid w:val="004B2AB9"/>
    <w:rsid w:val="004B2FFE"/>
    <w:rsid w:val="004B304F"/>
    <w:rsid w:val="004B3794"/>
    <w:rsid w:val="004B3895"/>
    <w:rsid w:val="004B3983"/>
    <w:rsid w:val="004B464A"/>
    <w:rsid w:val="004B52B8"/>
    <w:rsid w:val="004B59BB"/>
    <w:rsid w:val="004B5EC1"/>
    <w:rsid w:val="004B6067"/>
    <w:rsid w:val="004B66B4"/>
    <w:rsid w:val="004B67A9"/>
    <w:rsid w:val="004B6A93"/>
    <w:rsid w:val="004B70B9"/>
    <w:rsid w:val="004B7129"/>
    <w:rsid w:val="004B7856"/>
    <w:rsid w:val="004B7D67"/>
    <w:rsid w:val="004C1210"/>
    <w:rsid w:val="004C1A95"/>
    <w:rsid w:val="004C2012"/>
    <w:rsid w:val="004C26D9"/>
    <w:rsid w:val="004C29D9"/>
    <w:rsid w:val="004C39B7"/>
    <w:rsid w:val="004C4379"/>
    <w:rsid w:val="004C4AE3"/>
    <w:rsid w:val="004C752F"/>
    <w:rsid w:val="004D06B6"/>
    <w:rsid w:val="004D2685"/>
    <w:rsid w:val="004D2A8B"/>
    <w:rsid w:val="004D359B"/>
    <w:rsid w:val="004D721E"/>
    <w:rsid w:val="004D76DE"/>
    <w:rsid w:val="004E004B"/>
    <w:rsid w:val="004E05A2"/>
    <w:rsid w:val="004E0B67"/>
    <w:rsid w:val="004E0C5C"/>
    <w:rsid w:val="004E1640"/>
    <w:rsid w:val="004E1E28"/>
    <w:rsid w:val="004E24BE"/>
    <w:rsid w:val="004E3E0E"/>
    <w:rsid w:val="004E418E"/>
    <w:rsid w:val="004E438F"/>
    <w:rsid w:val="004E44C0"/>
    <w:rsid w:val="004E4950"/>
    <w:rsid w:val="004E5309"/>
    <w:rsid w:val="004E6A74"/>
    <w:rsid w:val="004E6D19"/>
    <w:rsid w:val="004E74D1"/>
    <w:rsid w:val="004E7626"/>
    <w:rsid w:val="004E782F"/>
    <w:rsid w:val="004E7E08"/>
    <w:rsid w:val="004F0695"/>
    <w:rsid w:val="004F0BB4"/>
    <w:rsid w:val="004F0F29"/>
    <w:rsid w:val="004F1130"/>
    <w:rsid w:val="004F1192"/>
    <w:rsid w:val="004F136C"/>
    <w:rsid w:val="004F1893"/>
    <w:rsid w:val="004F19B1"/>
    <w:rsid w:val="004F2B4B"/>
    <w:rsid w:val="004F3118"/>
    <w:rsid w:val="004F38BB"/>
    <w:rsid w:val="004F4DB1"/>
    <w:rsid w:val="004F5D6D"/>
    <w:rsid w:val="004F5F95"/>
    <w:rsid w:val="004F5FA6"/>
    <w:rsid w:val="004F6272"/>
    <w:rsid w:val="004F65C2"/>
    <w:rsid w:val="004F7DDB"/>
    <w:rsid w:val="00500801"/>
    <w:rsid w:val="00500C0A"/>
    <w:rsid w:val="00501447"/>
    <w:rsid w:val="00501955"/>
    <w:rsid w:val="00502B7C"/>
    <w:rsid w:val="00502EEB"/>
    <w:rsid w:val="00503ED0"/>
    <w:rsid w:val="00503F4E"/>
    <w:rsid w:val="00504118"/>
    <w:rsid w:val="00504D1E"/>
    <w:rsid w:val="00505A64"/>
    <w:rsid w:val="00505CA2"/>
    <w:rsid w:val="00506750"/>
    <w:rsid w:val="00506AD9"/>
    <w:rsid w:val="00506ED4"/>
    <w:rsid w:val="00507D5C"/>
    <w:rsid w:val="00510784"/>
    <w:rsid w:val="0051181E"/>
    <w:rsid w:val="0051185F"/>
    <w:rsid w:val="00511EAD"/>
    <w:rsid w:val="00512562"/>
    <w:rsid w:val="005128C1"/>
    <w:rsid w:val="00512C59"/>
    <w:rsid w:val="00512F1A"/>
    <w:rsid w:val="00513161"/>
    <w:rsid w:val="005135CD"/>
    <w:rsid w:val="00513F33"/>
    <w:rsid w:val="00513F60"/>
    <w:rsid w:val="00514F17"/>
    <w:rsid w:val="005154B2"/>
    <w:rsid w:val="00515959"/>
    <w:rsid w:val="005167F0"/>
    <w:rsid w:val="00517119"/>
    <w:rsid w:val="00520561"/>
    <w:rsid w:val="0052226A"/>
    <w:rsid w:val="005229E8"/>
    <w:rsid w:val="00522FB2"/>
    <w:rsid w:val="00524CE0"/>
    <w:rsid w:val="00526393"/>
    <w:rsid w:val="005274E7"/>
    <w:rsid w:val="00530C29"/>
    <w:rsid w:val="0053259D"/>
    <w:rsid w:val="0053293F"/>
    <w:rsid w:val="00532B4B"/>
    <w:rsid w:val="005332AB"/>
    <w:rsid w:val="00534D58"/>
    <w:rsid w:val="005354E5"/>
    <w:rsid w:val="00535950"/>
    <w:rsid w:val="00535C0B"/>
    <w:rsid w:val="00536C39"/>
    <w:rsid w:val="005379F2"/>
    <w:rsid w:val="0054029B"/>
    <w:rsid w:val="00540B8B"/>
    <w:rsid w:val="00541123"/>
    <w:rsid w:val="00541E0F"/>
    <w:rsid w:val="00542950"/>
    <w:rsid w:val="00543680"/>
    <w:rsid w:val="005442E0"/>
    <w:rsid w:val="00545050"/>
    <w:rsid w:val="00545D25"/>
    <w:rsid w:val="00546593"/>
    <w:rsid w:val="005470CF"/>
    <w:rsid w:val="00547642"/>
    <w:rsid w:val="00547AC7"/>
    <w:rsid w:val="00547B2E"/>
    <w:rsid w:val="0055063A"/>
    <w:rsid w:val="00551992"/>
    <w:rsid w:val="00552401"/>
    <w:rsid w:val="005526AE"/>
    <w:rsid w:val="0055275E"/>
    <w:rsid w:val="00552815"/>
    <w:rsid w:val="00552A11"/>
    <w:rsid w:val="005537E0"/>
    <w:rsid w:val="00553932"/>
    <w:rsid w:val="0055396D"/>
    <w:rsid w:val="005541A2"/>
    <w:rsid w:val="00554C3D"/>
    <w:rsid w:val="005550DA"/>
    <w:rsid w:val="00555199"/>
    <w:rsid w:val="00555497"/>
    <w:rsid w:val="00555572"/>
    <w:rsid w:val="0055599D"/>
    <w:rsid w:val="00555DA6"/>
    <w:rsid w:val="00557E2E"/>
    <w:rsid w:val="00557EAF"/>
    <w:rsid w:val="005605EE"/>
    <w:rsid w:val="005606FB"/>
    <w:rsid w:val="0056152C"/>
    <w:rsid w:val="005620B6"/>
    <w:rsid w:val="0056316F"/>
    <w:rsid w:val="0056325D"/>
    <w:rsid w:val="005647E1"/>
    <w:rsid w:val="00564914"/>
    <w:rsid w:val="00565304"/>
    <w:rsid w:val="00565B71"/>
    <w:rsid w:val="00566137"/>
    <w:rsid w:val="00566392"/>
    <w:rsid w:val="00567C7D"/>
    <w:rsid w:val="00567F29"/>
    <w:rsid w:val="0057181D"/>
    <w:rsid w:val="00572751"/>
    <w:rsid w:val="00572BFF"/>
    <w:rsid w:val="00573811"/>
    <w:rsid w:val="0057398C"/>
    <w:rsid w:val="005739DA"/>
    <w:rsid w:val="00573FA9"/>
    <w:rsid w:val="005741C3"/>
    <w:rsid w:val="0057453C"/>
    <w:rsid w:val="005756D6"/>
    <w:rsid w:val="005758E5"/>
    <w:rsid w:val="00576F9F"/>
    <w:rsid w:val="00577181"/>
    <w:rsid w:val="00577CD4"/>
    <w:rsid w:val="005802AC"/>
    <w:rsid w:val="00580FBD"/>
    <w:rsid w:val="00581044"/>
    <w:rsid w:val="005810D9"/>
    <w:rsid w:val="005812BB"/>
    <w:rsid w:val="00581AB8"/>
    <w:rsid w:val="00581F90"/>
    <w:rsid w:val="0058357C"/>
    <w:rsid w:val="005837D2"/>
    <w:rsid w:val="00583C36"/>
    <w:rsid w:val="00583C8A"/>
    <w:rsid w:val="00584874"/>
    <w:rsid w:val="005849FF"/>
    <w:rsid w:val="005857D3"/>
    <w:rsid w:val="00585F43"/>
    <w:rsid w:val="00586181"/>
    <w:rsid w:val="0058693E"/>
    <w:rsid w:val="00586D75"/>
    <w:rsid w:val="00586E06"/>
    <w:rsid w:val="0058753E"/>
    <w:rsid w:val="005908B9"/>
    <w:rsid w:val="005917D8"/>
    <w:rsid w:val="0059242A"/>
    <w:rsid w:val="00592606"/>
    <w:rsid w:val="00592A0D"/>
    <w:rsid w:val="00594540"/>
    <w:rsid w:val="00594993"/>
    <w:rsid w:val="00594AB5"/>
    <w:rsid w:val="005951C3"/>
    <w:rsid w:val="0059540C"/>
    <w:rsid w:val="00595599"/>
    <w:rsid w:val="005959F5"/>
    <w:rsid w:val="00595D18"/>
    <w:rsid w:val="00595D7D"/>
    <w:rsid w:val="005963EC"/>
    <w:rsid w:val="00596B2D"/>
    <w:rsid w:val="005976D7"/>
    <w:rsid w:val="005977F0"/>
    <w:rsid w:val="00597CC5"/>
    <w:rsid w:val="005A0192"/>
    <w:rsid w:val="005A1F85"/>
    <w:rsid w:val="005A27E2"/>
    <w:rsid w:val="005A2871"/>
    <w:rsid w:val="005A3572"/>
    <w:rsid w:val="005A35BA"/>
    <w:rsid w:val="005A38BD"/>
    <w:rsid w:val="005A3E1C"/>
    <w:rsid w:val="005A5813"/>
    <w:rsid w:val="005A640E"/>
    <w:rsid w:val="005A6545"/>
    <w:rsid w:val="005A6635"/>
    <w:rsid w:val="005A718F"/>
    <w:rsid w:val="005A7A93"/>
    <w:rsid w:val="005B0761"/>
    <w:rsid w:val="005B0A9C"/>
    <w:rsid w:val="005B1AB6"/>
    <w:rsid w:val="005B1EDA"/>
    <w:rsid w:val="005B33D7"/>
    <w:rsid w:val="005B3660"/>
    <w:rsid w:val="005B4014"/>
    <w:rsid w:val="005B4209"/>
    <w:rsid w:val="005B5065"/>
    <w:rsid w:val="005B53F6"/>
    <w:rsid w:val="005B5F7E"/>
    <w:rsid w:val="005B626D"/>
    <w:rsid w:val="005B65E1"/>
    <w:rsid w:val="005B6CC3"/>
    <w:rsid w:val="005B79BF"/>
    <w:rsid w:val="005B7FE6"/>
    <w:rsid w:val="005C033C"/>
    <w:rsid w:val="005C05FA"/>
    <w:rsid w:val="005C0C5F"/>
    <w:rsid w:val="005C1945"/>
    <w:rsid w:val="005C19BB"/>
    <w:rsid w:val="005C1F8C"/>
    <w:rsid w:val="005C37D6"/>
    <w:rsid w:val="005C3B0F"/>
    <w:rsid w:val="005C46B1"/>
    <w:rsid w:val="005C6A62"/>
    <w:rsid w:val="005C7FB4"/>
    <w:rsid w:val="005D0587"/>
    <w:rsid w:val="005D0F83"/>
    <w:rsid w:val="005D0FF2"/>
    <w:rsid w:val="005D1806"/>
    <w:rsid w:val="005D1A91"/>
    <w:rsid w:val="005D1AC9"/>
    <w:rsid w:val="005D2306"/>
    <w:rsid w:val="005D2908"/>
    <w:rsid w:val="005D49E7"/>
    <w:rsid w:val="005D518E"/>
    <w:rsid w:val="005D56C4"/>
    <w:rsid w:val="005D6A29"/>
    <w:rsid w:val="005D72A6"/>
    <w:rsid w:val="005D7395"/>
    <w:rsid w:val="005D78B1"/>
    <w:rsid w:val="005D7C39"/>
    <w:rsid w:val="005E0124"/>
    <w:rsid w:val="005E0C03"/>
    <w:rsid w:val="005E0D3E"/>
    <w:rsid w:val="005E0EEB"/>
    <w:rsid w:val="005E1E1C"/>
    <w:rsid w:val="005E26F6"/>
    <w:rsid w:val="005E3B5A"/>
    <w:rsid w:val="005E4378"/>
    <w:rsid w:val="005E441B"/>
    <w:rsid w:val="005E4D93"/>
    <w:rsid w:val="005E684B"/>
    <w:rsid w:val="005E6DD3"/>
    <w:rsid w:val="005E7DA4"/>
    <w:rsid w:val="005F0FEF"/>
    <w:rsid w:val="005F1588"/>
    <w:rsid w:val="005F15EE"/>
    <w:rsid w:val="005F1E4D"/>
    <w:rsid w:val="005F353F"/>
    <w:rsid w:val="005F3BEA"/>
    <w:rsid w:val="005F3F5C"/>
    <w:rsid w:val="005F491B"/>
    <w:rsid w:val="005F49DF"/>
    <w:rsid w:val="005F5FD6"/>
    <w:rsid w:val="005F61A2"/>
    <w:rsid w:val="005F6CA9"/>
    <w:rsid w:val="005F6FF1"/>
    <w:rsid w:val="00600103"/>
    <w:rsid w:val="00600A0E"/>
    <w:rsid w:val="00600CBD"/>
    <w:rsid w:val="00600CC8"/>
    <w:rsid w:val="006010A4"/>
    <w:rsid w:val="006025D3"/>
    <w:rsid w:val="0060348B"/>
    <w:rsid w:val="00604E86"/>
    <w:rsid w:val="00605234"/>
    <w:rsid w:val="006056F2"/>
    <w:rsid w:val="00605870"/>
    <w:rsid w:val="00605A1F"/>
    <w:rsid w:val="00605F6A"/>
    <w:rsid w:val="0060604C"/>
    <w:rsid w:val="00606CC5"/>
    <w:rsid w:val="0060759A"/>
    <w:rsid w:val="00607CCF"/>
    <w:rsid w:val="0061003F"/>
    <w:rsid w:val="00610315"/>
    <w:rsid w:val="00610CE3"/>
    <w:rsid w:val="00612192"/>
    <w:rsid w:val="006125E3"/>
    <w:rsid w:val="00612ABF"/>
    <w:rsid w:val="00613591"/>
    <w:rsid w:val="006136A9"/>
    <w:rsid w:val="00613877"/>
    <w:rsid w:val="006144EE"/>
    <w:rsid w:val="0061469B"/>
    <w:rsid w:val="00615A38"/>
    <w:rsid w:val="006163F2"/>
    <w:rsid w:val="0061729C"/>
    <w:rsid w:val="00617757"/>
    <w:rsid w:val="00617BF0"/>
    <w:rsid w:val="00617EED"/>
    <w:rsid w:val="0062066F"/>
    <w:rsid w:val="0062135D"/>
    <w:rsid w:val="00622C22"/>
    <w:rsid w:val="00622F3B"/>
    <w:rsid w:val="006237D6"/>
    <w:rsid w:val="0062468F"/>
    <w:rsid w:val="00626DAF"/>
    <w:rsid w:val="00627032"/>
    <w:rsid w:val="006275B7"/>
    <w:rsid w:val="006321C1"/>
    <w:rsid w:val="00633C1A"/>
    <w:rsid w:val="00633C51"/>
    <w:rsid w:val="00634715"/>
    <w:rsid w:val="00634CAB"/>
    <w:rsid w:val="00635D63"/>
    <w:rsid w:val="006368DF"/>
    <w:rsid w:val="00637086"/>
    <w:rsid w:val="00637310"/>
    <w:rsid w:val="00637FB4"/>
    <w:rsid w:val="00637FD5"/>
    <w:rsid w:val="00640383"/>
    <w:rsid w:val="00640646"/>
    <w:rsid w:val="00640F13"/>
    <w:rsid w:val="00640FAA"/>
    <w:rsid w:val="00641475"/>
    <w:rsid w:val="00642A43"/>
    <w:rsid w:val="00642ED8"/>
    <w:rsid w:val="00643172"/>
    <w:rsid w:val="00644467"/>
    <w:rsid w:val="0064456A"/>
    <w:rsid w:val="00644A6C"/>
    <w:rsid w:val="006452E7"/>
    <w:rsid w:val="006459BC"/>
    <w:rsid w:val="00646F93"/>
    <w:rsid w:val="006472C7"/>
    <w:rsid w:val="00647483"/>
    <w:rsid w:val="00647E0B"/>
    <w:rsid w:val="0065071B"/>
    <w:rsid w:val="00650729"/>
    <w:rsid w:val="00650CBA"/>
    <w:rsid w:val="0065128F"/>
    <w:rsid w:val="00651834"/>
    <w:rsid w:val="00651D08"/>
    <w:rsid w:val="00651E3C"/>
    <w:rsid w:val="006525C5"/>
    <w:rsid w:val="00652EE1"/>
    <w:rsid w:val="00653DC0"/>
    <w:rsid w:val="00654480"/>
    <w:rsid w:val="00654A6B"/>
    <w:rsid w:val="00654D9F"/>
    <w:rsid w:val="00654F44"/>
    <w:rsid w:val="00655545"/>
    <w:rsid w:val="0065581A"/>
    <w:rsid w:val="00655872"/>
    <w:rsid w:val="0065606C"/>
    <w:rsid w:val="00656F07"/>
    <w:rsid w:val="00657BB5"/>
    <w:rsid w:val="0066034B"/>
    <w:rsid w:val="006608A6"/>
    <w:rsid w:val="00660B76"/>
    <w:rsid w:val="00660E69"/>
    <w:rsid w:val="006613F4"/>
    <w:rsid w:val="0066158B"/>
    <w:rsid w:val="00661754"/>
    <w:rsid w:val="00661E5D"/>
    <w:rsid w:val="00662FA1"/>
    <w:rsid w:val="006630AA"/>
    <w:rsid w:val="00663E8A"/>
    <w:rsid w:val="00663FE1"/>
    <w:rsid w:val="00664096"/>
    <w:rsid w:val="0066533A"/>
    <w:rsid w:val="00665BEC"/>
    <w:rsid w:val="006666AA"/>
    <w:rsid w:val="006677BA"/>
    <w:rsid w:val="00667C77"/>
    <w:rsid w:val="006707B6"/>
    <w:rsid w:val="00670B1F"/>
    <w:rsid w:val="00670E6B"/>
    <w:rsid w:val="00671B0D"/>
    <w:rsid w:val="006726C9"/>
    <w:rsid w:val="006727AB"/>
    <w:rsid w:val="00672DEE"/>
    <w:rsid w:val="00673E63"/>
    <w:rsid w:val="00674A16"/>
    <w:rsid w:val="00674A99"/>
    <w:rsid w:val="00674D47"/>
    <w:rsid w:val="00674D93"/>
    <w:rsid w:val="00675685"/>
    <w:rsid w:val="00676651"/>
    <w:rsid w:val="00676A75"/>
    <w:rsid w:val="006770D2"/>
    <w:rsid w:val="00677463"/>
    <w:rsid w:val="00677623"/>
    <w:rsid w:val="00677C95"/>
    <w:rsid w:val="00680142"/>
    <w:rsid w:val="006811F4"/>
    <w:rsid w:val="00681905"/>
    <w:rsid w:val="006820C8"/>
    <w:rsid w:val="00682240"/>
    <w:rsid w:val="00682A28"/>
    <w:rsid w:val="00682EF3"/>
    <w:rsid w:val="00682F31"/>
    <w:rsid w:val="00683B6C"/>
    <w:rsid w:val="00683DF7"/>
    <w:rsid w:val="0068408C"/>
    <w:rsid w:val="00686F73"/>
    <w:rsid w:val="00687345"/>
    <w:rsid w:val="00690450"/>
    <w:rsid w:val="00690C80"/>
    <w:rsid w:val="00691F13"/>
    <w:rsid w:val="00692B91"/>
    <w:rsid w:val="00693EEF"/>
    <w:rsid w:val="00694354"/>
    <w:rsid w:val="006944E2"/>
    <w:rsid w:val="00696B73"/>
    <w:rsid w:val="006971A3"/>
    <w:rsid w:val="0069743B"/>
    <w:rsid w:val="00697712"/>
    <w:rsid w:val="006977CB"/>
    <w:rsid w:val="0069784A"/>
    <w:rsid w:val="00697A0A"/>
    <w:rsid w:val="006A2209"/>
    <w:rsid w:val="006A2784"/>
    <w:rsid w:val="006A2AC0"/>
    <w:rsid w:val="006A31DE"/>
    <w:rsid w:val="006A3B3D"/>
    <w:rsid w:val="006A4B8D"/>
    <w:rsid w:val="006A4F14"/>
    <w:rsid w:val="006A553F"/>
    <w:rsid w:val="006A588F"/>
    <w:rsid w:val="006A675F"/>
    <w:rsid w:val="006A74B6"/>
    <w:rsid w:val="006B03D4"/>
    <w:rsid w:val="006B0927"/>
    <w:rsid w:val="006B0F06"/>
    <w:rsid w:val="006B11D8"/>
    <w:rsid w:val="006B135F"/>
    <w:rsid w:val="006B1CD7"/>
    <w:rsid w:val="006B2369"/>
    <w:rsid w:val="006B2F55"/>
    <w:rsid w:val="006B38A8"/>
    <w:rsid w:val="006B3D7E"/>
    <w:rsid w:val="006B4652"/>
    <w:rsid w:val="006B47D0"/>
    <w:rsid w:val="006B4837"/>
    <w:rsid w:val="006B5131"/>
    <w:rsid w:val="006B5F55"/>
    <w:rsid w:val="006B780C"/>
    <w:rsid w:val="006B7BCF"/>
    <w:rsid w:val="006C00BA"/>
    <w:rsid w:val="006C044F"/>
    <w:rsid w:val="006C1015"/>
    <w:rsid w:val="006C137F"/>
    <w:rsid w:val="006C1C3A"/>
    <w:rsid w:val="006C258F"/>
    <w:rsid w:val="006C29D0"/>
    <w:rsid w:val="006C30B0"/>
    <w:rsid w:val="006C36A8"/>
    <w:rsid w:val="006C459B"/>
    <w:rsid w:val="006C4D91"/>
    <w:rsid w:val="006C536E"/>
    <w:rsid w:val="006C56C5"/>
    <w:rsid w:val="006C5F20"/>
    <w:rsid w:val="006C649C"/>
    <w:rsid w:val="006C65C1"/>
    <w:rsid w:val="006C693B"/>
    <w:rsid w:val="006C6975"/>
    <w:rsid w:val="006C723A"/>
    <w:rsid w:val="006C78CE"/>
    <w:rsid w:val="006C7DDF"/>
    <w:rsid w:val="006D04B6"/>
    <w:rsid w:val="006D0BB8"/>
    <w:rsid w:val="006D1753"/>
    <w:rsid w:val="006D303D"/>
    <w:rsid w:val="006D3046"/>
    <w:rsid w:val="006D3813"/>
    <w:rsid w:val="006D3D5B"/>
    <w:rsid w:val="006D433B"/>
    <w:rsid w:val="006D5750"/>
    <w:rsid w:val="006D58B0"/>
    <w:rsid w:val="006D6D20"/>
    <w:rsid w:val="006D729D"/>
    <w:rsid w:val="006D7352"/>
    <w:rsid w:val="006E0794"/>
    <w:rsid w:val="006E0B4C"/>
    <w:rsid w:val="006E11B8"/>
    <w:rsid w:val="006E1384"/>
    <w:rsid w:val="006E16BE"/>
    <w:rsid w:val="006E2B52"/>
    <w:rsid w:val="006E2F58"/>
    <w:rsid w:val="006E4946"/>
    <w:rsid w:val="006E4F8C"/>
    <w:rsid w:val="006E5189"/>
    <w:rsid w:val="006E5402"/>
    <w:rsid w:val="006E625C"/>
    <w:rsid w:val="006E64FE"/>
    <w:rsid w:val="006E6BD2"/>
    <w:rsid w:val="006E7BD6"/>
    <w:rsid w:val="006F02F0"/>
    <w:rsid w:val="006F0C27"/>
    <w:rsid w:val="006F16BB"/>
    <w:rsid w:val="006F3A02"/>
    <w:rsid w:val="006F458E"/>
    <w:rsid w:val="006F49A5"/>
    <w:rsid w:val="006F5A56"/>
    <w:rsid w:val="006F5BE5"/>
    <w:rsid w:val="006F65FA"/>
    <w:rsid w:val="006F7095"/>
    <w:rsid w:val="006F74C0"/>
    <w:rsid w:val="006F798A"/>
    <w:rsid w:val="00700981"/>
    <w:rsid w:val="0070099F"/>
    <w:rsid w:val="007011A5"/>
    <w:rsid w:val="00701B14"/>
    <w:rsid w:val="00701D10"/>
    <w:rsid w:val="00702676"/>
    <w:rsid w:val="0070322A"/>
    <w:rsid w:val="007036F0"/>
    <w:rsid w:val="007038D4"/>
    <w:rsid w:val="007040F2"/>
    <w:rsid w:val="00704688"/>
    <w:rsid w:val="007048C4"/>
    <w:rsid w:val="007049FB"/>
    <w:rsid w:val="00706C96"/>
    <w:rsid w:val="00707172"/>
    <w:rsid w:val="0070740B"/>
    <w:rsid w:val="00707A10"/>
    <w:rsid w:val="00707B12"/>
    <w:rsid w:val="00707D21"/>
    <w:rsid w:val="00710217"/>
    <w:rsid w:val="0071083C"/>
    <w:rsid w:val="0071176E"/>
    <w:rsid w:val="0071287E"/>
    <w:rsid w:val="00712D35"/>
    <w:rsid w:val="007133DD"/>
    <w:rsid w:val="007139BB"/>
    <w:rsid w:val="00713AF1"/>
    <w:rsid w:val="00713FED"/>
    <w:rsid w:val="007141C4"/>
    <w:rsid w:val="00714C5F"/>
    <w:rsid w:val="00714D00"/>
    <w:rsid w:val="0071523F"/>
    <w:rsid w:val="0071593F"/>
    <w:rsid w:val="00716C6B"/>
    <w:rsid w:val="00716ECD"/>
    <w:rsid w:val="0071771E"/>
    <w:rsid w:val="007179D0"/>
    <w:rsid w:val="007200FD"/>
    <w:rsid w:val="0072104F"/>
    <w:rsid w:val="0072183F"/>
    <w:rsid w:val="007224FA"/>
    <w:rsid w:val="007228FE"/>
    <w:rsid w:val="00722C13"/>
    <w:rsid w:val="00723288"/>
    <w:rsid w:val="007234C9"/>
    <w:rsid w:val="007239D5"/>
    <w:rsid w:val="007245CE"/>
    <w:rsid w:val="0072560D"/>
    <w:rsid w:val="00725F60"/>
    <w:rsid w:val="00726698"/>
    <w:rsid w:val="00726C93"/>
    <w:rsid w:val="00726E8F"/>
    <w:rsid w:val="007271E5"/>
    <w:rsid w:val="0072739F"/>
    <w:rsid w:val="0072760D"/>
    <w:rsid w:val="00727DA7"/>
    <w:rsid w:val="007300B4"/>
    <w:rsid w:val="00730577"/>
    <w:rsid w:val="007305E3"/>
    <w:rsid w:val="00730B1B"/>
    <w:rsid w:val="00731421"/>
    <w:rsid w:val="00731818"/>
    <w:rsid w:val="007326A2"/>
    <w:rsid w:val="00733A63"/>
    <w:rsid w:val="00733FBF"/>
    <w:rsid w:val="007341C1"/>
    <w:rsid w:val="0073420C"/>
    <w:rsid w:val="007344E4"/>
    <w:rsid w:val="00734E65"/>
    <w:rsid w:val="00735DF2"/>
    <w:rsid w:val="00735FBE"/>
    <w:rsid w:val="00737237"/>
    <w:rsid w:val="00737D19"/>
    <w:rsid w:val="00737FF6"/>
    <w:rsid w:val="00740757"/>
    <w:rsid w:val="00741125"/>
    <w:rsid w:val="00742373"/>
    <w:rsid w:val="00743516"/>
    <w:rsid w:val="00743659"/>
    <w:rsid w:val="007440D0"/>
    <w:rsid w:val="0074473C"/>
    <w:rsid w:val="00744830"/>
    <w:rsid w:val="007453AC"/>
    <w:rsid w:val="007457DB"/>
    <w:rsid w:val="007469B2"/>
    <w:rsid w:val="007470CF"/>
    <w:rsid w:val="00747509"/>
    <w:rsid w:val="00747EFC"/>
    <w:rsid w:val="0075088A"/>
    <w:rsid w:val="00750FBC"/>
    <w:rsid w:val="00751EFA"/>
    <w:rsid w:val="0075282B"/>
    <w:rsid w:val="007529A2"/>
    <w:rsid w:val="007541A9"/>
    <w:rsid w:val="007543E1"/>
    <w:rsid w:val="007548BF"/>
    <w:rsid w:val="0075493D"/>
    <w:rsid w:val="00754E06"/>
    <w:rsid w:val="0075532C"/>
    <w:rsid w:val="0075540D"/>
    <w:rsid w:val="00755864"/>
    <w:rsid w:val="007566C7"/>
    <w:rsid w:val="00756D74"/>
    <w:rsid w:val="00756E4E"/>
    <w:rsid w:val="007575E0"/>
    <w:rsid w:val="00757685"/>
    <w:rsid w:val="007579F7"/>
    <w:rsid w:val="00760228"/>
    <w:rsid w:val="0076133B"/>
    <w:rsid w:val="0076173F"/>
    <w:rsid w:val="007631DA"/>
    <w:rsid w:val="00764D5A"/>
    <w:rsid w:val="00764DBD"/>
    <w:rsid w:val="00765044"/>
    <w:rsid w:val="00765C9D"/>
    <w:rsid w:val="00765F00"/>
    <w:rsid w:val="00765F91"/>
    <w:rsid w:val="00765F9D"/>
    <w:rsid w:val="00766195"/>
    <w:rsid w:val="0076DBDE"/>
    <w:rsid w:val="00771600"/>
    <w:rsid w:val="00772698"/>
    <w:rsid w:val="00774542"/>
    <w:rsid w:val="00774776"/>
    <w:rsid w:val="0077493E"/>
    <w:rsid w:val="0077502C"/>
    <w:rsid w:val="00775A8B"/>
    <w:rsid w:val="00775F70"/>
    <w:rsid w:val="0077679F"/>
    <w:rsid w:val="00777760"/>
    <w:rsid w:val="00777801"/>
    <w:rsid w:val="00777903"/>
    <w:rsid w:val="0077791E"/>
    <w:rsid w:val="00777D6E"/>
    <w:rsid w:val="007802B6"/>
    <w:rsid w:val="00780F8D"/>
    <w:rsid w:val="00781115"/>
    <w:rsid w:val="00781771"/>
    <w:rsid w:val="00781F1D"/>
    <w:rsid w:val="00782728"/>
    <w:rsid w:val="00782B23"/>
    <w:rsid w:val="00782ED2"/>
    <w:rsid w:val="00783937"/>
    <w:rsid w:val="00783E6A"/>
    <w:rsid w:val="00783F4F"/>
    <w:rsid w:val="00784169"/>
    <w:rsid w:val="00784390"/>
    <w:rsid w:val="007848C5"/>
    <w:rsid w:val="00784BD6"/>
    <w:rsid w:val="007856CA"/>
    <w:rsid w:val="00786679"/>
    <w:rsid w:val="007875C0"/>
    <w:rsid w:val="0079163E"/>
    <w:rsid w:val="00791757"/>
    <w:rsid w:val="00791782"/>
    <w:rsid w:val="007927BE"/>
    <w:rsid w:val="00792BBB"/>
    <w:rsid w:val="00792E21"/>
    <w:rsid w:val="007935C0"/>
    <w:rsid w:val="00794306"/>
    <w:rsid w:val="00795418"/>
    <w:rsid w:val="00795ABA"/>
    <w:rsid w:val="007962A7"/>
    <w:rsid w:val="00796DA4"/>
    <w:rsid w:val="00796E95"/>
    <w:rsid w:val="00797712"/>
    <w:rsid w:val="007A22E8"/>
    <w:rsid w:val="007A31A6"/>
    <w:rsid w:val="007A3347"/>
    <w:rsid w:val="007A3530"/>
    <w:rsid w:val="007A3862"/>
    <w:rsid w:val="007A3B7E"/>
    <w:rsid w:val="007A477C"/>
    <w:rsid w:val="007A612F"/>
    <w:rsid w:val="007A66E8"/>
    <w:rsid w:val="007A68C4"/>
    <w:rsid w:val="007A6C90"/>
    <w:rsid w:val="007A781F"/>
    <w:rsid w:val="007A7EEB"/>
    <w:rsid w:val="007A7F6E"/>
    <w:rsid w:val="007B0135"/>
    <w:rsid w:val="007B251A"/>
    <w:rsid w:val="007B37FC"/>
    <w:rsid w:val="007B3D4B"/>
    <w:rsid w:val="007B439D"/>
    <w:rsid w:val="007B5945"/>
    <w:rsid w:val="007B69BF"/>
    <w:rsid w:val="007B6E64"/>
    <w:rsid w:val="007B74F4"/>
    <w:rsid w:val="007B7EB9"/>
    <w:rsid w:val="007C068E"/>
    <w:rsid w:val="007C08A5"/>
    <w:rsid w:val="007C0E7B"/>
    <w:rsid w:val="007C10A1"/>
    <w:rsid w:val="007C1FBB"/>
    <w:rsid w:val="007C288B"/>
    <w:rsid w:val="007C4FD0"/>
    <w:rsid w:val="007C50F3"/>
    <w:rsid w:val="007C6140"/>
    <w:rsid w:val="007C6166"/>
    <w:rsid w:val="007C6DB0"/>
    <w:rsid w:val="007C6E61"/>
    <w:rsid w:val="007C72A2"/>
    <w:rsid w:val="007C7D4A"/>
    <w:rsid w:val="007D1468"/>
    <w:rsid w:val="007D2260"/>
    <w:rsid w:val="007D273C"/>
    <w:rsid w:val="007D2FA9"/>
    <w:rsid w:val="007D376E"/>
    <w:rsid w:val="007D3E82"/>
    <w:rsid w:val="007D45B9"/>
    <w:rsid w:val="007D522E"/>
    <w:rsid w:val="007D5231"/>
    <w:rsid w:val="007D6B49"/>
    <w:rsid w:val="007D6BD2"/>
    <w:rsid w:val="007D7FB0"/>
    <w:rsid w:val="007E011A"/>
    <w:rsid w:val="007E0BB5"/>
    <w:rsid w:val="007E0F9E"/>
    <w:rsid w:val="007E186A"/>
    <w:rsid w:val="007E2B4D"/>
    <w:rsid w:val="007E326E"/>
    <w:rsid w:val="007E3654"/>
    <w:rsid w:val="007E3733"/>
    <w:rsid w:val="007E37C1"/>
    <w:rsid w:val="007E434F"/>
    <w:rsid w:val="007E478D"/>
    <w:rsid w:val="007E483F"/>
    <w:rsid w:val="007E50DA"/>
    <w:rsid w:val="007E52F6"/>
    <w:rsid w:val="007E5AAF"/>
    <w:rsid w:val="007E6E82"/>
    <w:rsid w:val="007E76B2"/>
    <w:rsid w:val="007F0059"/>
    <w:rsid w:val="007F0793"/>
    <w:rsid w:val="007F07EB"/>
    <w:rsid w:val="007F15CF"/>
    <w:rsid w:val="007F2A3E"/>
    <w:rsid w:val="007F2DFF"/>
    <w:rsid w:val="007F2F2C"/>
    <w:rsid w:val="007F4193"/>
    <w:rsid w:val="007F5650"/>
    <w:rsid w:val="007F58C3"/>
    <w:rsid w:val="007F6621"/>
    <w:rsid w:val="007F7BFB"/>
    <w:rsid w:val="007F7D0F"/>
    <w:rsid w:val="0080043A"/>
    <w:rsid w:val="00800E3D"/>
    <w:rsid w:val="00801972"/>
    <w:rsid w:val="00801CED"/>
    <w:rsid w:val="00802E1B"/>
    <w:rsid w:val="0080307B"/>
    <w:rsid w:val="00803189"/>
    <w:rsid w:val="00803A5E"/>
    <w:rsid w:val="0080414C"/>
    <w:rsid w:val="00804ECA"/>
    <w:rsid w:val="0080553B"/>
    <w:rsid w:val="008055C1"/>
    <w:rsid w:val="00805CD8"/>
    <w:rsid w:val="00806A6C"/>
    <w:rsid w:val="00806D7C"/>
    <w:rsid w:val="00807E78"/>
    <w:rsid w:val="00810568"/>
    <w:rsid w:val="008111F8"/>
    <w:rsid w:val="00811EF2"/>
    <w:rsid w:val="008123B1"/>
    <w:rsid w:val="00812A08"/>
    <w:rsid w:val="00813713"/>
    <w:rsid w:val="00813BC1"/>
    <w:rsid w:val="00813EE0"/>
    <w:rsid w:val="008141DC"/>
    <w:rsid w:val="0081523C"/>
    <w:rsid w:val="008154AB"/>
    <w:rsid w:val="008159C3"/>
    <w:rsid w:val="00815D8A"/>
    <w:rsid w:val="008162D4"/>
    <w:rsid w:val="0081664A"/>
    <w:rsid w:val="00816951"/>
    <w:rsid w:val="00817986"/>
    <w:rsid w:val="00817D95"/>
    <w:rsid w:val="00820871"/>
    <w:rsid w:val="00820974"/>
    <w:rsid w:val="008212A2"/>
    <w:rsid w:val="008218F5"/>
    <w:rsid w:val="00822D0F"/>
    <w:rsid w:val="008231D9"/>
    <w:rsid w:val="00823484"/>
    <w:rsid w:val="0082377D"/>
    <w:rsid w:val="00823DAD"/>
    <w:rsid w:val="008245AB"/>
    <w:rsid w:val="008249DA"/>
    <w:rsid w:val="00824BEF"/>
    <w:rsid w:val="00824E52"/>
    <w:rsid w:val="00825BCC"/>
    <w:rsid w:val="00826708"/>
    <w:rsid w:val="00830B42"/>
    <w:rsid w:val="0083158A"/>
    <w:rsid w:val="00831E5D"/>
    <w:rsid w:val="008320AC"/>
    <w:rsid w:val="00832676"/>
    <w:rsid w:val="0083281A"/>
    <w:rsid w:val="00832D54"/>
    <w:rsid w:val="00832F88"/>
    <w:rsid w:val="00834299"/>
    <w:rsid w:val="00834AC9"/>
    <w:rsid w:val="00834E3B"/>
    <w:rsid w:val="008351EA"/>
    <w:rsid w:val="0083550D"/>
    <w:rsid w:val="00835708"/>
    <w:rsid w:val="0083730C"/>
    <w:rsid w:val="00837444"/>
    <w:rsid w:val="00837BA7"/>
    <w:rsid w:val="00837BC4"/>
    <w:rsid w:val="00837CB8"/>
    <w:rsid w:val="0084051E"/>
    <w:rsid w:val="00842139"/>
    <w:rsid w:val="008439EB"/>
    <w:rsid w:val="00845317"/>
    <w:rsid w:val="0084547E"/>
    <w:rsid w:val="00845D61"/>
    <w:rsid w:val="008463DC"/>
    <w:rsid w:val="00846C43"/>
    <w:rsid w:val="00847A92"/>
    <w:rsid w:val="00847F2A"/>
    <w:rsid w:val="0085009F"/>
    <w:rsid w:val="008507FA"/>
    <w:rsid w:val="008513C2"/>
    <w:rsid w:val="00851EBD"/>
    <w:rsid w:val="008521BB"/>
    <w:rsid w:val="00852747"/>
    <w:rsid w:val="00854518"/>
    <w:rsid w:val="00854E8C"/>
    <w:rsid w:val="0085534E"/>
    <w:rsid w:val="008553D5"/>
    <w:rsid w:val="008556E4"/>
    <w:rsid w:val="00855BAB"/>
    <w:rsid w:val="00855DA3"/>
    <w:rsid w:val="00855FB7"/>
    <w:rsid w:val="00856CE9"/>
    <w:rsid w:val="00856E7A"/>
    <w:rsid w:val="0085702E"/>
    <w:rsid w:val="008579B4"/>
    <w:rsid w:val="00857B02"/>
    <w:rsid w:val="00860901"/>
    <w:rsid w:val="008611B5"/>
    <w:rsid w:val="008618CC"/>
    <w:rsid w:val="0086256F"/>
    <w:rsid w:val="00863852"/>
    <w:rsid w:val="00864102"/>
    <w:rsid w:val="00864424"/>
    <w:rsid w:val="00864781"/>
    <w:rsid w:val="00864B0F"/>
    <w:rsid w:val="00865352"/>
    <w:rsid w:val="0086597D"/>
    <w:rsid w:val="008660A8"/>
    <w:rsid w:val="0086643F"/>
    <w:rsid w:val="00866D7D"/>
    <w:rsid w:val="00870E3B"/>
    <w:rsid w:val="008713F5"/>
    <w:rsid w:val="00871C20"/>
    <w:rsid w:val="00871EA9"/>
    <w:rsid w:val="008728BE"/>
    <w:rsid w:val="00872F2D"/>
    <w:rsid w:val="00873158"/>
    <w:rsid w:val="00874CAF"/>
    <w:rsid w:val="00875172"/>
    <w:rsid w:val="008751FF"/>
    <w:rsid w:val="008756A7"/>
    <w:rsid w:val="00875EC1"/>
    <w:rsid w:val="0087631A"/>
    <w:rsid w:val="008764B4"/>
    <w:rsid w:val="00876AF6"/>
    <w:rsid w:val="00876B9A"/>
    <w:rsid w:val="00877385"/>
    <w:rsid w:val="00877562"/>
    <w:rsid w:val="00877BE0"/>
    <w:rsid w:val="00880FE8"/>
    <w:rsid w:val="0088103F"/>
    <w:rsid w:val="008828FD"/>
    <w:rsid w:val="00882BC6"/>
    <w:rsid w:val="00883C28"/>
    <w:rsid w:val="0088408B"/>
    <w:rsid w:val="00884CA0"/>
    <w:rsid w:val="008850B7"/>
    <w:rsid w:val="00885707"/>
    <w:rsid w:val="00885BF4"/>
    <w:rsid w:val="008865CE"/>
    <w:rsid w:val="00886D92"/>
    <w:rsid w:val="0088794D"/>
    <w:rsid w:val="00887AD2"/>
    <w:rsid w:val="00891CA6"/>
    <w:rsid w:val="00891FE6"/>
    <w:rsid w:val="00892728"/>
    <w:rsid w:val="008928E9"/>
    <w:rsid w:val="00892D0B"/>
    <w:rsid w:val="00892EE5"/>
    <w:rsid w:val="00894FC0"/>
    <w:rsid w:val="00895269"/>
    <w:rsid w:val="008956F9"/>
    <w:rsid w:val="00895FA0"/>
    <w:rsid w:val="008967F5"/>
    <w:rsid w:val="00896A8B"/>
    <w:rsid w:val="0089760C"/>
    <w:rsid w:val="00897785"/>
    <w:rsid w:val="008A0767"/>
    <w:rsid w:val="008A07D6"/>
    <w:rsid w:val="008A0A18"/>
    <w:rsid w:val="008A17B3"/>
    <w:rsid w:val="008A22C6"/>
    <w:rsid w:val="008A23B5"/>
    <w:rsid w:val="008A2784"/>
    <w:rsid w:val="008A2866"/>
    <w:rsid w:val="008A2B7C"/>
    <w:rsid w:val="008A2F7F"/>
    <w:rsid w:val="008A30E2"/>
    <w:rsid w:val="008A35E7"/>
    <w:rsid w:val="008A3C4D"/>
    <w:rsid w:val="008A3CC2"/>
    <w:rsid w:val="008A3EA6"/>
    <w:rsid w:val="008A4013"/>
    <w:rsid w:val="008A4636"/>
    <w:rsid w:val="008A5250"/>
    <w:rsid w:val="008A562D"/>
    <w:rsid w:val="008A56A8"/>
    <w:rsid w:val="008A56FD"/>
    <w:rsid w:val="008A57A3"/>
    <w:rsid w:val="008A5D0C"/>
    <w:rsid w:val="008A65B1"/>
    <w:rsid w:val="008A66A6"/>
    <w:rsid w:val="008A6839"/>
    <w:rsid w:val="008A7249"/>
    <w:rsid w:val="008A7464"/>
    <w:rsid w:val="008B040B"/>
    <w:rsid w:val="008B0467"/>
    <w:rsid w:val="008B0613"/>
    <w:rsid w:val="008B0D9D"/>
    <w:rsid w:val="008B1835"/>
    <w:rsid w:val="008B1E2C"/>
    <w:rsid w:val="008B2DCA"/>
    <w:rsid w:val="008B3B77"/>
    <w:rsid w:val="008B4389"/>
    <w:rsid w:val="008B577B"/>
    <w:rsid w:val="008B5DB1"/>
    <w:rsid w:val="008B6BE7"/>
    <w:rsid w:val="008B6BEF"/>
    <w:rsid w:val="008B7725"/>
    <w:rsid w:val="008B78EF"/>
    <w:rsid w:val="008B79D4"/>
    <w:rsid w:val="008B7C6F"/>
    <w:rsid w:val="008B7E73"/>
    <w:rsid w:val="008C017C"/>
    <w:rsid w:val="008C0412"/>
    <w:rsid w:val="008C07B1"/>
    <w:rsid w:val="008C194E"/>
    <w:rsid w:val="008C29A9"/>
    <w:rsid w:val="008C2C09"/>
    <w:rsid w:val="008C33A3"/>
    <w:rsid w:val="008C36E8"/>
    <w:rsid w:val="008C3F87"/>
    <w:rsid w:val="008C45FB"/>
    <w:rsid w:val="008C495E"/>
    <w:rsid w:val="008C5AC2"/>
    <w:rsid w:val="008C5B2C"/>
    <w:rsid w:val="008C6207"/>
    <w:rsid w:val="008C63EC"/>
    <w:rsid w:val="008C6793"/>
    <w:rsid w:val="008C6862"/>
    <w:rsid w:val="008C6FCC"/>
    <w:rsid w:val="008C74C7"/>
    <w:rsid w:val="008C7D94"/>
    <w:rsid w:val="008D01CF"/>
    <w:rsid w:val="008D262E"/>
    <w:rsid w:val="008D29ED"/>
    <w:rsid w:val="008D2DA1"/>
    <w:rsid w:val="008D3201"/>
    <w:rsid w:val="008D34CA"/>
    <w:rsid w:val="008D394F"/>
    <w:rsid w:val="008D4E2C"/>
    <w:rsid w:val="008D4FF6"/>
    <w:rsid w:val="008D5390"/>
    <w:rsid w:val="008D56DF"/>
    <w:rsid w:val="008D5A4E"/>
    <w:rsid w:val="008D5E0D"/>
    <w:rsid w:val="008D650E"/>
    <w:rsid w:val="008D6968"/>
    <w:rsid w:val="008D733D"/>
    <w:rsid w:val="008E0947"/>
    <w:rsid w:val="008E1147"/>
    <w:rsid w:val="008E2356"/>
    <w:rsid w:val="008E39C7"/>
    <w:rsid w:val="008E43FF"/>
    <w:rsid w:val="008E44EA"/>
    <w:rsid w:val="008E52A0"/>
    <w:rsid w:val="008E5989"/>
    <w:rsid w:val="008E5E37"/>
    <w:rsid w:val="008E6BB1"/>
    <w:rsid w:val="008E762B"/>
    <w:rsid w:val="008F00BC"/>
    <w:rsid w:val="008F1D81"/>
    <w:rsid w:val="008F1F2F"/>
    <w:rsid w:val="008F21F1"/>
    <w:rsid w:val="008F2B6D"/>
    <w:rsid w:val="008F2D60"/>
    <w:rsid w:val="008F33CC"/>
    <w:rsid w:val="008F509F"/>
    <w:rsid w:val="008F563F"/>
    <w:rsid w:val="008F597E"/>
    <w:rsid w:val="008F6622"/>
    <w:rsid w:val="008F6A12"/>
    <w:rsid w:val="008F7182"/>
    <w:rsid w:val="008F7E97"/>
    <w:rsid w:val="008F7F66"/>
    <w:rsid w:val="00900262"/>
    <w:rsid w:val="00901D31"/>
    <w:rsid w:val="0090262E"/>
    <w:rsid w:val="00902777"/>
    <w:rsid w:val="00902D96"/>
    <w:rsid w:val="0090303E"/>
    <w:rsid w:val="00903400"/>
    <w:rsid w:val="0090557A"/>
    <w:rsid w:val="00906662"/>
    <w:rsid w:val="00907144"/>
    <w:rsid w:val="009071C1"/>
    <w:rsid w:val="00907F32"/>
    <w:rsid w:val="00911291"/>
    <w:rsid w:val="00911ED5"/>
    <w:rsid w:val="009126B8"/>
    <w:rsid w:val="00912FB8"/>
    <w:rsid w:val="00913078"/>
    <w:rsid w:val="009132B3"/>
    <w:rsid w:val="009137A0"/>
    <w:rsid w:val="00913A83"/>
    <w:rsid w:val="00913CDA"/>
    <w:rsid w:val="00913ECC"/>
    <w:rsid w:val="0091418E"/>
    <w:rsid w:val="009142B3"/>
    <w:rsid w:val="009145B3"/>
    <w:rsid w:val="00914619"/>
    <w:rsid w:val="00915917"/>
    <w:rsid w:val="00915C97"/>
    <w:rsid w:val="00915D1B"/>
    <w:rsid w:val="00916620"/>
    <w:rsid w:val="00916B88"/>
    <w:rsid w:val="00916F17"/>
    <w:rsid w:val="00916FBB"/>
    <w:rsid w:val="00917AAC"/>
    <w:rsid w:val="00917E09"/>
    <w:rsid w:val="00917E0C"/>
    <w:rsid w:val="00920123"/>
    <w:rsid w:val="009202B8"/>
    <w:rsid w:val="009205BE"/>
    <w:rsid w:val="00920969"/>
    <w:rsid w:val="00920A1E"/>
    <w:rsid w:val="00920B0E"/>
    <w:rsid w:val="00920B95"/>
    <w:rsid w:val="009211B7"/>
    <w:rsid w:val="00921829"/>
    <w:rsid w:val="0092223B"/>
    <w:rsid w:val="00922E37"/>
    <w:rsid w:val="00924A2C"/>
    <w:rsid w:val="00924BE5"/>
    <w:rsid w:val="009251E5"/>
    <w:rsid w:val="00925F5F"/>
    <w:rsid w:val="0092666C"/>
    <w:rsid w:val="009268CD"/>
    <w:rsid w:val="00926A8B"/>
    <w:rsid w:val="009302CD"/>
    <w:rsid w:val="00930D3E"/>
    <w:rsid w:val="00931B1C"/>
    <w:rsid w:val="0093285D"/>
    <w:rsid w:val="00932E9A"/>
    <w:rsid w:val="009333A9"/>
    <w:rsid w:val="009335CE"/>
    <w:rsid w:val="0093470D"/>
    <w:rsid w:val="00934A27"/>
    <w:rsid w:val="00934C48"/>
    <w:rsid w:val="00934DCD"/>
    <w:rsid w:val="00936EEC"/>
    <w:rsid w:val="0093735A"/>
    <w:rsid w:val="00937B5B"/>
    <w:rsid w:val="00937FA3"/>
    <w:rsid w:val="009406E3"/>
    <w:rsid w:val="009407B0"/>
    <w:rsid w:val="00940968"/>
    <w:rsid w:val="009410B4"/>
    <w:rsid w:val="00941319"/>
    <w:rsid w:val="009432CA"/>
    <w:rsid w:val="009436F2"/>
    <w:rsid w:val="00943C73"/>
    <w:rsid w:val="00944A90"/>
    <w:rsid w:val="0094550F"/>
    <w:rsid w:val="0094552B"/>
    <w:rsid w:val="0094566D"/>
    <w:rsid w:val="0094582B"/>
    <w:rsid w:val="00945ABA"/>
    <w:rsid w:val="00945BF3"/>
    <w:rsid w:val="00945E7D"/>
    <w:rsid w:val="00946C3F"/>
    <w:rsid w:val="00946DAC"/>
    <w:rsid w:val="009474C2"/>
    <w:rsid w:val="009501E9"/>
    <w:rsid w:val="00950AA6"/>
    <w:rsid w:val="00950BCD"/>
    <w:rsid w:val="00951480"/>
    <w:rsid w:val="009545C2"/>
    <w:rsid w:val="009546D8"/>
    <w:rsid w:val="00954722"/>
    <w:rsid w:val="00954E82"/>
    <w:rsid w:val="009555B6"/>
    <w:rsid w:val="00955704"/>
    <w:rsid w:val="00957FE9"/>
    <w:rsid w:val="00960076"/>
    <w:rsid w:val="00960EAB"/>
    <w:rsid w:val="00961B77"/>
    <w:rsid w:val="00961D8C"/>
    <w:rsid w:val="00962606"/>
    <w:rsid w:val="0096260C"/>
    <w:rsid w:val="00962776"/>
    <w:rsid w:val="00962D90"/>
    <w:rsid w:val="00963AF6"/>
    <w:rsid w:val="00963D5E"/>
    <w:rsid w:val="00964B77"/>
    <w:rsid w:val="00964FA4"/>
    <w:rsid w:val="0096631E"/>
    <w:rsid w:val="00966792"/>
    <w:rsid w:val="00966E3C"/>
    <w:rsid w:val="00967D3C"/>
    <w:rsid w:val="00967F6F"/>
    <w:rsid w:val="0097049D"/>
    <w:rsid w:val="00970B6A"/>
    <w:rsid w:val="00970DF3"/>
    <w:rsid w:val="00972B55"/>
    <w:rsid w:val="009737A8"/>
    <w:rsid w:val="00973832"/>
    <w:rsid w:val="009744DC"/>
    <w:rsid w:val="0097584F"/>
    <w:rsid w:val="00975DC6"/>
    <w:rsid w:val="009763F4"/>
    <w:rsid w:val="00976921"/>
    <w:rsid w:val="00977A25"/>
    <w:rsid w:val="00980214"/>
    <w:rsid w:val="00980572"/>
    <w:rsid w:val="009805F8"/>
    <w:rsid w:val="00980709"/>
    <w:rsid w:val="00981EB5"/>
    <w:rsid w:val="00982585"/>
    <w:rsid w:val="009828DB"/>
    <w:rsid w:val="0098291F"/>
    <w:rsid w:val="00982CCA"/>
    <w:rsid w:val="0098321F"/>
    <w:rsid w:val="009844BD"/>
    <w:rsid w:val="009845E2"/>
    <w:rsid w:val="0098484F"/>
    <w:rsid w:val="00984C07"/>
    <w:rsid w:val="00986502"/>
    <w:rsid w:val="00986506"/>
    <w:rsid w:val="009867F2"/>
    <w:rsid w:val="009907B5"/>
    <w:rsid w:val="00990D2E"/>
    <w:rsid w:val="00991223"/>
    <w:rsid w:val="009912A8"/>
    <w:rsid w:val="009919CB"/>
    <w:rsid w:val="00991CDF"/>
    <w:rsid w:val="00992204"/>
    <w:rsid w:val="009925CA"/>
    <w:rsid w:val="00993BFE"/>
    <w:rsid w:val="00994014"/>
    <w:rsid w:val="00994CB4"/>
    <w:rsid w:val="00995ABC"/>
    <w:rsid w:val="00995E3B"/>
    <w:rsid w:val="00995FD1"/>
    <w:rsid w:val="00996655"/>
    <w:rsid w:val="009966A6"/>
    <w:rsid w:val="00996C08"/>
    <w:rsid w:val="009A00DC"/>
    <w:rsid w:val="009A028A"/>
    <w:rsid w:val="009A0F1B"/>
    <w:rsid w:val="009A145B"/>
    <w:rsid w:val="009A1551"/>
    <w:rsid w:val="009A21AB"/>
    <w:rsid w:val="009A253E"/>
    <w:rsid w:val="009A332C"/>
    <w:rsid w:val="009A3365"/>
    <w:rsid w:val="009A3EEB"/>
    <w:rsid w:val="009A4B9C"/>
    <w:rsid w:val="009A4ED3"/>
    <w:rsid w:val="009A557E"/>
    <w:rsid w:val="009A5AB5"/>
    <w:rsid w:val="009A5F38"/>
    <w:rsid w:val="009A6883"/>
    <w:rsid w:val="009A6A4D"/>
    <w:rsid w:val="009A6CB4"/>
    <w:rsid w:val="009A748B"/>
    <w:rsid w:val="009A7774"/>
    <w:rsid w:val="009B05EE"/>
    <w:rsid w:val="009B0822"/>
    <w:rsid w:val="009B1A87"/>
    <w:rsid w:val="009B221D"/>
    <w:rsid w:val="009B24CE"/>
    <w:rsid w:val="009B31F3"/>
    <w:rsid w:val="009B3D1D"/>
    <w:rsid w:val="009B3D37"/>
    <w:rsid w:val="009B3DB8"/>
    <w:rsid w:val="009B4D19"/>
    <w:rsid w:val="009B552C"/>
    <w:rsid w:val="009B5720"/>
    <w:rsid w:val="009B5A97"/>
    <w:rsid w:val="009B62D8"/>
    <w:rsid w:val="009B6335"/>
    <w:rsid w:val="009B6C3E"/>
    <w:rsid w:val="009B6DD1"/>
    <w:rsid w:val="009B78F1"/>
    <w:rsid w:val="009B79BC"/>
    <w:rsid w:val="009B7A1C"/>
    <w:rsid w:val="009C0395"/>
    <w:rsid w:val="009C03E8"/>
    <w:rsid w:val="009C0C37"/>
    <w:rsid w:val="009C0C6F"/>
    <w:rsid w:val="009C0CD1"/>
    <w:rsid w:val="009C0FCD"/>
    <w:rsid w:val="009C18DD"/>
    <w:rsid w:val="009C21F7"/>
    <w:rsid w:val="009C233C"/>
    <w:rsid w:val="009C2391"/>
    <w:rsid w:val="009C26E6"/>
    <w:rsid w:val="009C27FD"/>
    <w:rsid w:val="009C2B09"/>
    <w:rsid w:val="009C2EFE"/>
    <w:rsid w:val="009C490C"/>
    <w:rsid w:val="009C4B37"/>
    <w:rsid w:val="009C6133"/>
    <w:rsid w:val="009C6EF5"/>
    <w:rsid w:val="009C7000"/>
    <w:rsid w:val="009C7B47"/>
    <w:rsid w:val="009C7D9A"/>
    <w:rsid w:val="009C7E95"/>
    <w:rsid w:val="009D0275"/>
    <w:rsid w:val="009D03A6"/>
    <w:rsid w:val="009D063E"/>
    <w:rsid w:val="009D0D30"/>
    <w:rsid w:val="009D16E6"/>
    <w:rsid w:val="009D1B5C"/>
    <w:rsid w:val="009D224E"/>
    <w:rsid w:val="009D36F7"/>
    <w:rsid w:val="009D3AA3"/>
    <w:rsid w:val="009D4C46"/>
    <w:rsid w:val="009D5204"/>
    <w:rsid w:val="009D6B93"/>
    <w:rsid w:val="009D6DB7"/>
    <w:rsid w:val="009D783C"/>
    <w:rsid w:val="009D784D"/>
    <w:rsid w:val="009E1095"/>
    <w:rsid w:val="009E1296"/>
    <w:rsid w:val="009E237C"/>
    <w:rsid w:val="009E2B45"/>
    <w:rsid w:val="009E2C69"/>
    <w:rsid w:val="009E3528"/>
    <w:rsid w:val="009E37A4"/>
    <w:rsid w:val="009E507E"/>
    <w:rsid w:val="009E50B5"/>
    <w:rsid w:val="009E516D"/>
    <w:rsid w:val="009E518C"/>
    <w:rsid w:val="009E538B"/>
    <w:rsid w:val="009E596D"/>
    <w:rsid w:val="009E59A9"/>
    <w:rsid w:val="009E6CF5"/>
    <w:rsid w:val="009E6E32"/>
    <w:rsid w:val="009E7A2D"/>
    <w:rsid w:val="009E7B41"/>
    <w:rsid w:val="009F0382"/>
    <w:rsid w:val="009F0E46"/>
    <w:rsid w:val="009F1A65"/>
    <w:rsid w:val="009F2168"/>
    <w:rsid w:val="009F2579"/>
    <w:rsid w:val="009F2BAA"/>
    <w:rsid w:val="009F2E43"/>
    <w:rsid w:val="009F315C"/>
    <w:rsid w:val="009F41AC"/>
    <w:rsid w:val="009F4742"/>
    <w:rsid w:val="009F53EF"/>
    <w:rsid w:val="009F5C8A"/>
    <w:rsid w:val="009F5CC0"/>
    <w:rsid w:val="009F665E"/>
    <w:rsid w:val="009F75C0"/>
    <w:rsid w:val="00A00ED0"/>
    <w:rsid w:val="00A013B2"/>
    <w:rsid w:val="00A043BA"/>
    <w:rsid w:val="00A04469"/>
    <w:rsid w:val="00A044A9"/>
    <w:rsid w:val="00A05419"/>
    <w:rsid w:val="00A05D6F"/>
    <w:rsid w:val="00A0608C"/>
    <w:rsid w:val="00A06E2B"/>
    <w:rsid w:val="00A073EC"/>
    <w:rsid w:val="00A0770D"/>
    <w:rsid w:val="00A10FF7"/>
    <w:rsid w:val="00A11BFC"/>
    <w:rsid w:val="00A1277C"/>
    <w:rsid w:val="00A129FB"/>
    <w:rsid w:val="00A132EA"/>
    <w:rsid w:val="00A135A3"/>
    <w:rsid w:val="00A13A77"/>
    <w:rsid w:val="00A1447D"/>
    <w:rsid w:val="00A14CF3"/>
    <w:rsid w:val="00A164ED"/>
    <w:rsid w:val="00A166ED"/>
    <w:rsid w:val="00A16D1E"/>
    <w:rsid w:val="00A172DA"/>
    <w:rsid w:val="00A1747C"/>
    <w:rsid w:val="00A1799A"/>
    <w:rsid w:val="00A17D29"/>
    <w:rsid w:val="00A20A85"/>
    <w:rsid w:val="00A20EAE"/>
    <w:rsid w:val="00A210F3"/>
    <w:rsid w:val="00A23975"/>
    <w:rsid w:val="00A23E5E"/>
    <w:rsid w:val="00A2465E"/>
    <w:rsid w:val="00A2522E"/>
    <w:rsid w:val="00A25475"/>
    <w:rsid w:val="00A2587C"/>
    <w:rsid w:val="00A2621C"/>
    <w:rsid w:val="00A27C4A"/>
    <w:rsid w:val="00A30102"/>
    <w:rsid w:val="00A3059D"/>
    <w:rsid w:val="00A30C07"/>
    <w:rsid w:val="00A31796"/>
    <w:rsid w:val="00A32914"/>
    <w:rsid w:val="00A32CF4"/>
    <w:rsid w:val="00A33B5C"/>
    <w:rsid w:val="00A348E6"/>
    <w:rsid w:val="00A34A0D"/>
    <w:rsid w:val="00A34DA1"/>
    <w:rsid w:val="00A3583C"/>
    <w:rsid w:val="00A35891"/>
    <w:rsid w:val="00A361F2"/>
    <w:rsid w:val="00A36732"/>
    <w:rsid w:val="00A3677D"/>
    <w:rsid w:val="00A36C9F"/>
    <w:rsid w:val="00A36CD7"/>
    <w:rsid w:val="00A3726D"/>
    <w:rsid w:val="00A373BD"/>
    <w:rsid w:val="00A37B11"/>
    <w:rsid w:val="00A37FD5"/>
    <w:rsid w:val="00A40673"/>
    <w:rsid w:val="00A40A04"/>
    <w:rsid w:val="00A40D76"/>
    <w:rsid w:val="00A41163"/>
    <w:rsid w:val="00A414A9"/>
    <w:rsid w:val="00A41E14"/>
    <w:rsid w:val="00A42116"/>
    <w:rsid w:val="00A42B81"/>
    <w:rsid w:val="00A42FCA"/>
    <w:rsid w:val="00A430E9"/>
    <w:rsid w:val="00A43BCD"/>
    <w:rsid w:val="00A445F2"/>
    <w:rsid w:val="00A44B05"/>
    <w:rsid w:val="00A44B52"/>
    <w:rsid w:val="00A45A64"/>
    <w:rsid w:val="00A46639"/>
    <w:rsid w:val="00A46BD0"/>
    <w:rsid w:val="00A474B0"/>
    <w:rsid w:val="00A50759"/>
    <w:rsid w:val="00A51534"/>
    <w:rsid w:val="00A516F4"/>
    <w:rsid w:val="00A518B3"/>
    <w:rsid w:val="00A51A8E"/>
    <w:rsid w:val="00A52106"/>
    <w:rsid w:val="00A5224D"/>
    <w:rsid w:val="00A53265"/>
    <w:rsid w:val="00A53AC5"/>
    <w:rsid w:val="00A53C08"/>
    <w:rsid w:val="00A545A2"/>
    <w:rsid w:val="00A5550A"/>
    <w:rsid w:val="00A56441"/>
    <w:rsid w:val="00A578B5"/>
    <w:rsid w:val="00A57A75"/>
    <w:rsid w:val="00A57C40"/>
    <w:rsid w:val="00A57DBF"/>
    <w:rsid w:val="00A60CCC"/>
    <w:rsid w:val="00A60CD3"/>
    <w:rsid w:val="00A6240B"/>
    <w:rsid w:val="00A640C4"/>
    <w:rsid w:val="00A65AF0"/>
    <w:rsid w:val="00A6613C"/>
    <w:rsid w:val="00A66627"/>
    <w:rsid w:val="00A66F16"/>
    <w:rsid w:val="00A706CF"/>
    <w:rsid w:val="00A70C42"/>
    <w:rsid w:val="00A720A0"/>
    <w:rsid w:val="00A7231D"/>
    <w:rsid w:val="00A724B9"/>
    <w:rsid w:val="00A7370D"/>
    <w:rsid w:val="00A745D9"/>
    <w:rsid w:val="00A750D6"/>
    <w:rsid w:val="00A766D8"/>
    <w:rsid w:val="00A76F8C"/>
    <w:rsid w:val="00A77172"/>
    <w:rsid w:val="00A778DA"/>
    <w:rsid w:val="00A80B73"/>
    <w:rsid w:val="00A81CA3"/>
    <w:rsid w:val="00A81DA5"/>
    <w:rsid w:val="00A83341"/>
    <w:rsid w:val="00A8359A"/>
    <w:rsid w:val="00A83AE5"/>
    <w:rsid w:val="00A83C92"/>
    <w:rsid w:val="00A84234"/>
    <w:rsid w:val="00A846C8"/>
    <w:rsid w:val="00A85070"/>
    <w:rsid w:val="00A8573B"/>
    <w:rsid w:val="00A860BD"/>
    <w:rsid w:val="00A86388"/>
    <w:rsid w:val="00A86401"/>
    <w:rsid w:val="00A8707E"/>
    <w:rsid w:val="00A87582"/>
    <w:rsid w:val="00A902F7"/>
    <w:rsid w:val="00A904B8"/>
    <w:rsid w:val="00A91B65"/>
    <w:rsid w:val="00A921AD"/>
    <w:rsid w:val="00A92203"/>
    <w:rsid w:val="00A93862"/>
    <w:rsid w:val="00A93C95"/>
    <w:rsid w:val="00A942BB"/>
    <w:rsid w:val="00A94B53"/>
    <w:rsid w:val="00A958EF"/>
    <w:rsid w:val="00A97197"/>
    <w:rsid w:val="00A971AA"/>
    <w:rsid w:val="00A973A6"/>
    <w:rsid w:val="00A9772B"/>
    <w:rsid w:val="00AA04C7"/>
    <w:rsid w:val="00AA0AF3"/>
    <w:rsid w:val="00AA262A"/>
    <w:rsid w:val="00AA2802"/>
    <w:rsid w:val="00AA2D5C"/>
    <w:rsid w:val="00AA32FF"/>
    <w:rsid w:val="00AA3E5F"/>
    <w:rsid w:val="00AA42CF"/>
    <w:rsid w:val="00AA42DB"/>
    <w:rsid w:val="00AA440B"/>
    <w:rsid w:val="00AA4762"/>
    <w:rsid w:val="00AA5A7A"/>
    <w:rsid w:val="00AA5ABD"/>
    <w:rsid w:val="00AA6047"/>
    <w:rsid w:val="00AA634A"/>
    <w:rsid w:val="00AA638E"/>
    <w:rsid w:val="00AA78BB"/>
    <w:rsid w:val="00AB08F1"/>
    <w:rsid w:val="00AB13D6"/>
    <w:rsid w:val="00AB16A2"/>
    <w:rsid w:val="00AB254B"/>
    <w:rsid w:val="00AB26A3"/>
    <w:rsid w:val="00AB2A3F"/>
    <w:rsid w:val="00AB2A95"/>
    <w:rsid w:val="00AB2ED1"/>
    <w:rsid w:val="00AB35E8"/>
    <w:rsid w:val="00AB367A"/>
    <w:rsid w:val="00AB59FA"/>
    <w:rsid w:val="00AB78F1"/>
    <w:rsid w:val="00AB7BA2"/>
    <w:rsid w:val="00AC1A32"/>
    <w:rsid w:val="00AC327B"/>
    <w:rsid w:val="00AC3B49"/>
    <w:rsid w:val="00AC4492"/>
    <w:rsid w:val="00AC4A58"/>
    <w:rsid w:val="00AC5B65"/>
    <w:rsid w:val="00AC64BD"/>
    <w:rsid w:val="00AC6D89"/>
    <w:rsid w:val="00AC6F62"/>
    <w:rsid w:val="00AC72DA"/>
    <w:rsid w:val="00AD0311"/>
    <w:rsid w:val="00AD2515"/>
    <w:rsid w:val="00AD25D3"/>
    <w:rsid w:val="00AD33DF"/>
    <w:rsid w:val="00AD48B6"/>
    <w:rsid w:val="00AD4E4E"/>
    <w:rsid w:val="00AD5306"/>
    <w:rsid w:val="00AD57F0"/>
    <w:rsid w:val="00AD60A4"/>
    <w:rsid w:val="00AD6DE0"/>
    <w:rsid w:val="00AD7125"/>
    <w:rsid w:val="00AD72D0"/>
    <w:rsid w:val="00AE0593"/>
    <w:rsid w:val="00AE0FDC"/>
    <w:rsid w:val="00AE2081"/>
    <w:rsid w:val="00AE30CE"/>
    <w:rsid w:val="00AE423F"/>
    <w:rsid w:val="00AE45A9"/>
    <w:rsid w:val="00AE46BA"/>
    <w:rsid w:val="00AE483B"/>
    <w:rsid w:val="00AE49D5"/>
    <w:rsid w:val="00AE4E50"/>
    <w:rsid w:val="00AE5037"/>
    <w:rsid w:val="00AE52A6"/>
    <w:rsid w:val="00AE58A9"/>
    <w:rsid w:val="00AE5A80"/>
    <w:rsid w:val="00AE5C24"/>
    <w:rsid w:val="00AE60A5"/>
    <w:rsid w:val="00AE6249"/>
    <w:rsid w:val="00AE63C6"/>
    <w:rsid w:val="00AE64B8"/>
    <w:rsid w:val="00AE68F2"/>
    <w:rsid w:val="00AE742F"/>
    <w:rsid w:val="00AE7B0B"/>
    <w:rsid w:val="00AE7DF6"/>
    <w:rsid w:val="00AF0512"/>
    <w:rsid w:val="00AF13D9"/>
    <w:rsid w:val="00AF1D4F"/>
    <w:rsid w:val="00AF2496"/>
    <w:rsid w:val="00AF35A1"/>
    <w:rsid w:val="00AF36E2"/>
    <w:rsid w:val="00AF377A"/>
    <w:rsid w:val="00AF3E4A"/>
    <w:rsid w:val="00AF3F7F"/>
    <w:rsid w:val="00AF5281"/>
    <w:rsid w:val="00AF5F9E"/>
    <w:rsid w:val="00AF7D3E"/>
    <w:rsid w:val="00B00E5F"/>
    <w:rsid w:val="00B01A46"/>
    <w:rsid w:val="00B02063"/>
    <w:rsid w:val="00B0331D"/>
    <w:rsid w:val="00B0368B"/>
    <w:rsid w:val="00B03DC7"/>
    <w:rsid w:val="00B04A3D"/>
    <w:rsid w:val="00B04F3F"/>
    <w:rsid w:val="00B05416"/>
    <w:rsid w:val="00B05622"/>
    <w:rsid w:val="00B068CE"/>
    <w:rsid w:val="00B07CE8"/>
    <w:rsid w:val="00B07D7C"/>
    <w:rsid w:val="00B07EC7"/>
    <w:rsid w:val="00B07EE1"/>
    <w:rsid w:val="00B11083"/>
    <w:rsid w:val="00B11E0A"/>
    <w:rsid w:val="00B124F8"/>
    <w:rsid w:val="00B12B63"/>
    <w:rsid w:val="00B1450C"/>
    <w:rsid w:val="00B146EF"/>
    <w:rsid w:val="00B14E32"/>
    <w:rsid w:val="00B1503D"/>
    <w:rsid w:val="00B151C6"/>
    <w:rsid w:val="00B154B4"/>
    <w:rsid w:val="00B15CE6"/>
    <w:rsid w:val="00B16BFD"/>
    <w:rsid w:val="00B1713A"/>
    <w:rsid w:val="00B1737B"/>
    <w:rsid w:val="00B1748E"/>
    <w:rsid w:val="00B17800"/>
    <w:rsid w:val="00B20410"/>
    <w:rsid w:val="00B20790"/>
    <w:rsid w:val="00B20E06"/>
    <w:rsid w:val="00B216D3"/>
    <w:rsid w:val="00B21A84"/>
    <w:rsid w:val="00B223EA"/>
    <w:rsid w:val="00B23488"/>
    <w:rsid w:val="00B23B8E"/>
    <w:rsid w:val="00B245FF"/>
    <w:rsid w:val="00B24675"/>
    <w:rsid w:val="00B247C3"/>
    <w:rsid w:val="00B253DE"/>
    <w:rsid w:val="00B256B3"/>
    <w:rsid w:val="00B25720"/>
    <w:rsid w:val="00B261D3"/>
    <w:rsid w:val="00B270C4"/>
    <w:rsid w:val="00B273E0"/>
    <w:rsid w:val="00B27D48"/>
    <w:rsid w:val="00B302F4"/>
    <w:rsid w:val="00B30A48"/>
    <w:rsid w:val="00B317D4"/>
    <w:rsid w:val="00B3345C"/>
    <w:rsid w:val="00B33869"/>
    <w:rsid w:val="00B351FB"/>
    <w:rsid w:val="00B35890"/>
    <w:rsid w:val="00B35A54"/>
    <w:rsid w:val="00B36A71"/>
    <w:rsid w:val="00B379E5"/>
    <w:rsid w:val="00B37C43"/>
    <w:rsid w:val="00B37E57"/>
    <w:rsid w:val="00B41611"/>
    <w:rsid w:val="00B417B1"/>
    <w:rsid w:val="00B41D72"/>
    <w:rsid w:val="00B4230B"/>
    <w:rsid w:val="00B42BFA"/>
    <w:rsid w:val="00B43131"/>
    <w:rsid w:val="00B4364A"/>
    <w:rsid w:val="00B446CF"/>
    <w:rsid w:val="00B4524A"/>
    <w:rsid w:val="00B4577B"/>
    <w:rsid w:val="00B45C9C"/>
    <w:rsid w:val="00B45DF8"/>
    <w:rsid w:val="00B46CB2"/>
    <w:rsid w:val="00B476AE"/>
    <w:rsid w:val="00B47859"/>
    <w:rsid w:val="00B51500"/>
    <w:rsid w:val="00B51521"/>
    <w:rsid w:val="00B519A2"/>
    <w:rsid w:val="00B51D84"/>
    <w:rsid w:val="00B52553"/>
    <w:rsid w:val="00B52BD0"/>
    <w:rsid w:val="00B53727"/>
    <w:rsid w:val="00B54C94"/>
    <w:rsid w:val="00B5559B"/>
    <w:rsid w:val="00B55893"/>
    <w:rsid w:val="00B5613D"/>
    <w:rsid w:val="00B568B7"/>
    <w:rsid w:val="00B56B9E"/>
    <w:rsid w:val="00B56CF7"/>
    <w:rsid w:val="00B575AD"/>
    <w:rsid w:val="00B57940"/>
    <w:rsid w:val="00B57A0F"/>
    <w:rsid w:val="00B57AE5"/>
    <w:rsid w:val="00B60355"/>
    <w:rsid w:val="00B60480"/>
    <w:rsid w:val="00B60599"/>
    <w:rsid w:val="00B61FA0"/>
    <w:rsid w:val="00B626EF"/>
    <w:rsid w:val="00B62ABB"/>
    <w:rsid w:val="00B632FE"/>
    <w:rsid w:val="00B639A8"/>
    <w:rsid w:val="00B63BBA"/>
    <w:rsid w:val="00B64103"/>
    <w:rsid w:val="00B65063"/>
    <w:rsid w:val="00B650CB"/>
    <w:rsid w:val="00B65665"/>
    <w:rsid w:val="00B666BA"/>
    <w:rsid w:val="00B66AA7"/>
    <w:rsid w:val="00B66E2D"/>
    <w:rsid w:val="00B67284"/>
    <w:rsid w:val="00B672D3"/>
    <w:rsid w:val="00B676BE"/>
    <w:rsid w:val="00B67813"/>
    <w:rsid w:val="00B67B0E"/>
    <w:rsid w:val="00B67CD9"/>
    <w:rsid w:val="00B70372"/>
    <w:rsid w:val="00B70D2A"/>
    <w:rsid w:val="00B714AC"/>
    <w:rsid w:val="00B729DA"/>
    <w:rsid w:val="00B72E3A"/>
    <w:rsid w:val="00B73146"/>
    <w:rsid w:val="00B73A84"/>
    <w:rsid w:val="00B73B43"/>
    <w:rsid w:val="00B73EA6"/>
    <w:rsid w:val="00B743D8"/>
    <w:rsid w:val="00B74CFF"/>
    <w:rsid w:val="00B7570B"/>
    <w:rsid w:val="00B76D88"/>
    <w:rsid w:val="00B77726"/>
    <w:rsid w:val="00B802F5"/>
    <w:rsid w:val="00B80428"/>
    <w:rsid w:val="00B80AF4"/>
    <w:rsid w:val="00B80B31"/>
    <w:rsid w:val="00B80C02"/>
    <w:rsid w:val="00B80CA4"/>
    <w:rsid w:val="00B80D12"/>
    <w:rsid w:val="00B80FCF"/>
    <w:rsid w:val="00B8259E"/>
    <w:rsid w:val="00B8267D"/>
    <w:rsid w:val="00B82C6A"/>
    <w:rsid w:val="00B82EE1"/>
    <w:rsid w:val="00B83B0A"/>
    <w:rsid w:val="00B83CDD"/>
    <w:rsid w:val="00B84189"/>
    <w:rsid w:val="00B84438"/>
    <w:rsid w:val="00B8452A"/>
    <w:rsid w:val="00B8459A"/>
    <w:rsid w:val="00B851CF"/>
    <w:rsid w:val="00B859D1"/>
    <w:rsid w:val="00B864F2"/>
    <w:rsid w:val="00B87298"/>
    <w:rsid w:val="00B8739A"/>
    <w:rsid w:val="00B87DCC"/>
    <w:rsid w:val="00B87DE8"/>
    <w:rsid w:val="00B90247"/>
    <w:rsid w:val="00B9029D"/>
    <w:rsid w:val="00B90D68"/>
    <w:rsid w:val="00B918BF"/>
    <w:rsid w:val="00B91914"/>
    <w:rsid w:val="00B91FBF"/>
    <w:rsid w:val="00B92021"/>
    <w:rsid w:val="00B93540"/>
    <w:rsid w:val="00B9373A"/>
    <w:rsid w:val="00B93BBF"/>
    <w:rsid w:val="00B94098"/>
    <w:rsid w:val="00B940BB"/>
    <w:rsid w:val="00B9439C"/>
    <w:rsid w:val="00B944CA"/>
    <w:rsid w:val="00B9549A"/>
    <w:rsid w:val="00B95858"/>
    <w:rsid w:val="00B962D7"/>
    <w:rsid w:val="00B96F9E"/>
    <w:rsid w:val="00B97DF3"/>
    <w:rsid w:val="00BA031A"/>
    <w:rsid w:val="00BA0EBF"/>
    <w:rsid w:val="00BA10AB"/>
    <w:rsid w:val="00BA1319"/>
    <w:rsid w:val="00BA1405"/>
    <w:rsid w:val="00BA1B7D"/>
    <w:rsid w:val="00BA1FAF"/>
    <w:rsid w:val="00BA2C81"/>
    <w:rsid w:val="00BA33B5"/>
    <w:rsid w:val="00BA50FD"/>
    <w:rsid w:val="00BA5718"/>
    <w:rsid w:val="00BA57C0"/>
    <w:rsid w:val="00BA5F8F"/>
    <w:rsid w:val="00BA6674"/>
    <w:rsid w:val="00BA6A3D"/>
    <w:rsid w:val="00BA6BBA"/>
    <w:rsid w:val="00BA6E79"/>
    <w:rsid w:val="00BA736F"/>
    <w:rsid w:val="00BA7AAC"/>
    <w:rsid w:val="00BA7CB7"/>
    <w:rsid w:val="00BB02AB"/>
    <w:rsid w:val="00BB03EB"/>
    <w:rsid w:val="00BB0C95"/>
    <w:rsid w:val="00BB2CD5"/>
    <w:rsid w:val="00BB354B"/>
    <w:rsid w:val="00BB46ED"/>
    <w:rsid w:val="00BB47E4"/>
    <w:rsid w:val="00BB4C2A"/>
    <w:rsid w:val="00BB4C50"/>
    <w:rsid w:val="00BB4C73"/>
    <w:rsid w:val="00BB548C"/>
    <w:rsid w:val="00BB6A29"/>
    <w:rsid w:val="00BB6CAD"/>
    <w:rsid w:val="00BB7470"/>
    <w:rsid w:val="00BC00E9"/>
    <w:rsid w:val="00BC0171"/>
    <w:rsid w:val="00BC06E3"/>
    <w:rsid w:val="00BC0E0C"/>
    <w:rsid w:val="00BC15A6"/>
    <w:rsid w:val="00BC1D02"/>
    <w:rsid w:val="00BC1F2F"/>
    <w:rsid w:val="00BC24CA"/>
    <w:rsid w:val="00BC2F77"/>
    <w:rsid w:val="00BC3058"/>
    <w:rsid w:val="00BC30FD"/>
    <w:rsid w:val="00BC3FD4"/>
    <w:rsid w:val="00BC402C"/>
    <w:rsid w:val="00BC4097"/>
    <w:rsid w:val="00BC447F"/>
    <w:rsid w:val="00BC4724"/>
    <w:rsid w:val="00BC48F0"/>
    <w:rsid w:val="00BC494F"/>
    <w:rsid w:val="00BC59D4"/>
    <w:rsid w:val="00BC5F13"/>
    <w:rsid w:val="00BC6432"/>
    <w:rsid w:val="00BC64BA"/>
    <w:rsid w:val="00BC767A"/>
    <w:rsid w:val="00BC7F25"/>
    <w:rsid w:val="00BD00BF"/>
    <w:rsid w:val="00BD0166"/>
    <w:rsid w:val="00BD05B8"/>
    <w:rsid w:val="00BD0C78"/>
    <w:rsid w:val="00BD0F82"/>
    <w:rsid w:val="00BD1274"/>
    <w:rsid w:val="00BD3359"/>
    <w:rsid w:val="00BD3552"/>
    <w:rsid w:val="00BD3CEC"/>
    <w:rsid w:val="00BD5D51"/>
    <w:rsid w:val="00BD6459"/>
    <w:rsid w:val="00BD77B3"/>
    <w:rsid w:val="00BE02D3"/>
    <w:rsid w:val="00BE07D9"/>
    <w:rsid w:val="00BE0937"/>
    <w:rsid w:val="00BE162C"/>
    <w:rsid w:val="00BE2983"/>
    <w:rsid w:val="00BE2F96"/>
    <w:rsid w:val="00BE31E9"/>
    <w:rsid w:val="00BE338C"/>
    <w:rsid w:val="00BE44FB"/>
    <w:rsid w:val="00BF0286"/>
    <w:rsid w:val="00BF07F0"/>
    <w:rsid w:val="00BF0D7F"/>
    <w:rsid w:val="00BF1913"/>
    <w:rsid w:val="00BF2243"/>
    <w:rsid w:val="00BF3345"/>
    <w:rsid w:val="00BF48A2"/>
    <w:rsid w:val="00BF4AF2"/>
    <w:rsid w:val="00BF4E2A"/>
    <w:rsid w:val="00BF503C"/>
    <w:rsid w:val="00BF5D93"/>
    <w:rsid w:val="00BF654D"/>
    <w:rsid w:val="00BF6804"/>
    <w:rsid w:val="00BF68E5"/>
    <w:rsid w:val="00BF6D55"/>
    <w:rsid w:val="00BF7C72"/>
    <w:rsid w:val="00C0039F"/>
    <w:rsid w:val="00C00D12"/>
    <w:rsid w:val="00C00D4C"/>
    <w:rsid w:val="00C025E7"/>
    <w:rsid w:val="00C0345B"/>
    <w:rsid w:val="00C04164"/>
    <w:rsid w:val="00C048A9"/>
    <w:rsid w:val="00C049E7"/>
    <w:rsid w:val="00C04ADD"/>
    <w:rsid w:val="00C04ED2"/>
    <w:rsid w:val="00C0594C"/>
    <w:rsid w:val="00C06795"/>
    <w:rsid w:val="00C06B6D"/>
    <w:rsid w:val="00C06F2D"/>
    <w:rsid w:val="00C07074"/>
    <w:rsid w:val="00C1214B"/>
    <w:rsid w:val="00C121B2"/>
    <w:rsid w:val="00C1339D"/>
    <w:rsid w:val="00C1477C"/>
    <w:rsid w:val="00C15752"/>
    <w:rsid w:val="00C15DD4"/>
    <w:rsid w:val="00C16CBF"/>
    <w:rsid w:val="00C16F4B"/>
    <w:rsid w:val="00C1715B"/>
    <w:rsid w:val="00C176F5"/>
    <w:rsid w:val="00C17C42"/>
    <w:rsid w:val="00C2022E"/>
    <w:rsid w:val="00C20868"/>
    <w:rsid w:val="00C20E28"/>
    <w:rsid w:val="00C20EB1"/>
    <w:rsid w:val="00C216D0"/>
    <w:rsid w:val="00C2194E"/>
    <w:rsid w:val="00C22361"/>
    <w:rsid w:val="00C2237F"/>
    <w:rsid w:val="00C224A0"/>
    <w:rsid w:val="00C23468"/>
    <w:rsid w:val="00C23695"/>
    <w:rsid w:val="00C240FB"/>
    <w:rsid w:val="00C24511"/>
    <w:rsid w:val="00C247A3"/>
    <w:rsid w:val="00C255B5"/>
    <w:rsid w:val="00C25E5B"/>
    <w:rsid w:val="00C2736E"/>
    <w:rsid w:val="00C27E01"/>
    <w:rsid w:val="00C3070D"/>
    <w:rsid w:val="00C30D94"/>
    <w:rsid w:val="00C310B6"/>
    <w:rsid w:val="00C32636"/>
    <w:rsid w:val="00C327D4"/>
    <w:rsid w:val="00C32D64"/>
    <w:rsid w:val="00C32ECA"/>
    <w:rsid w:val="00C3373F"/>
    <w:rsid w:val="00C33D65"/>
    <w:rsid w:val="00C3436E"/>
    <w:rsid w:val="00C357E3"/>
    <w:rsid w:val="00C35D52"/>
    <w:rsid w:val="00C35FEE"/>
    <w:rsid w:val="00C36189"/>
    <w:rsid w:val="00C36928"/>
    <w:rsid w:val="00C37744"/>
    <w:rsid w:val="00C40E3D"/>
    <w:rsid w:val="00C41104"/>
    <w:rsid w:val="00C4116B"/>
    <w:rsid w:val="00C41518"/>
    <w:rsid w:val="00C423F9"/>
    <w:rsid w:val="00C4268F"/>
    <w:rsid w:val="00C43113"/>
    <w:rsid w:val="00C432E2"/>
    <w:rsid w:val="00C437A4"/>
    <w:rsid w:val="00C43E2D"/>
    <w:rsid w:val="00C4486D"/>
    <w:rsid w:val="00C449A8"/>
    <w:rsid w:val="00C44CA3"/>
    <w:rsid w:val="00C47304"/>
    <w:rsid w:val="00C47652"/>
    <w:rsid w:val="00C47841"/>
    <w:rsid w:val="00C50B82"/>
    <w:rsid w:val="00C50BD9"/>
    <w:rsid w:val="00C516A8"/>
    <w:rsid w:val="00C517F6"/>
    <w:rsid w:val="00C51FB1"/>
    <w:rsid w:val="00C523FF"/>
    <w:rsid w:val="00C52838"/>
    <w:rsid w:val="00C52A23"/>
    <w:rsid w:val="00C52B79"/>
    <w:rsid w:val="00C52C65"/>
    <w:rsid w:val="00C5334E"/>
    <w:rsid w:val="00C5372A"/>
    <w:rsid w:val="00C53F03"/>
    <w:rsid w:val="00C54035"/>
    <w:rsid w:val="00C546A0"/>
    <w:rsid w:val="00C55476"/>
    <w:rsid w:val="00C55502"/>
    <w:rsid w:val="00C5584B"/>
    <w:rsid w:val="00C55A3A"/>
    <w:rsid w:val="00C56A21"/>
    <w:rsid w:val="00C578F1"/>
    <w:rsid w:val="00C603DB"/>
    <w:rsid w:val="00C605E0"/>
    <w:rsid w:val="00C6116C"/>
    <w:rsid w:val="00C6260E"/>
    <w:rsid w:val="00C62949"/>
    <w:rsid w:val="00C629F4"/>
    <w:rsid w:val="00C63571"/>
    <w:rsid w:val="00C63EE6"/>
    <w:rsid w:val="00C645AB"/>
    <w:rsid w:val="00C64FFB"/>
    <w:rsid w:val="00C65A9D"/>
    <w:rsid w:val="00C6660F"/>
    <w:rsid w:val="00C667B8"/>
    <w:rsid w:val="00C66B6B"/>
    <w:rsid w:val="00C6765E"/>
    <w:rsid w:val="00C676EF"/>
    <w:rsid w:val="00C67888"/>
    <w:rsid w:val="00C70193"/>
    <w:rsid w:val="00C711FA"/>
    <w:rsid w:val="00C71534"/>
    <w:rsid w:val="00C72924"/>
    <w:rsid w:val="00C7416D"/>
    <w:rsid w:val="00C7469A"/>
    <w:rsid w:val="00C74A91"/>
    <w:rsid w:val="00C74C70"/>
    <w:rsid w:val="00C7618C"/>
    <w:rsid w:val="00C76207"/>
    <w:rsid w:val="00C808EF"/>
    <w:rsid w:val="00C81D00"/>
    <w:rsid w:val="00C83E9C"/>
    <w:rsid w:val="00C860F4"/>
    <w:rsid w:val="00C872DF"/>
    <w:rsid w:val="00C87C8F"/>
    <w:rsid w:val="00C90272"/>
    <w:rsid w:val="00C903C2"/>
    <w:rsid w:val="00C916AB"/>
    <w:rsid w:val="00C91713"/>
    <w:rsid w:val="00C91BB3"/>
    <w:rsid w:val="00C92368"/>
    <w:rsid w:val="00C937C9"/>
    <w:rsid w:val="00C93EFA"/>
    <w:rsid w:val="00C94108"/>
    <w:rsid w:val="00C94579"/>
    <w:rsid w:val="00C945C7"/>
    <w:rsid w:val="00C951AD"/>
    <w:rsid w:val="00C95F82"/>
    <w:rsid w:val="00C96E87"/>
    <w:rsid w:val="00C9733A"/>
    <w:rsid w:val="00C97B19"/>
    <w:rsid w:val="00CA08E0"/>
    <w:rsid w:val="00CA0ACC"/>
    <w:rsid w:val="00CA0DCD"/>
    <w:rsid w:val="00CA0E37"/>
    <w:rsid w:val="00CA1818"/>
    <w:rsid w:val="00CA1DFB"/>
    <w:rsid w:val="00CA22D1"/>
    <w:rsid w:val="00CA2766"/>
    <w:rsid w:val="00CA2D65"/>
    <w:rsid w:val="00CA3706"/>
    <w:rsid w:val="00CA38D3"/>
    <w:rsid w:val="00CA3E42"/>
    <w:rsid w:val="00CA4C2B"/>
    <w:rsid w:val="00CA4D11"/>
    <w:rsid w:val="00CA5973"/>
    <w:rsid w:val="00CA5E21"/>
    <w:rsid w:val="00CA613D"/>
    <w:rsid w:val="00CA727C"/>
    <w:rsid w:val="00CA7DE9"/>
    <w:rsid w:val="00CA7EA5"/>
    <w:rsid w:val="00CB0ACC"/>
    <w:rsid w:val="00CB14B1"/>
    <w:rsid w:val="00CB2614"/>
    <w:rsid w:val="00CB3675"/>
    <w:rsid w:val="00CB3DDF"/>
    <w:rsid w:val="00CB3F67"/>
    <w:rsid w:val="00CB4385"/>
    <w:rsid w:val="00CB4875"/>
    <w:rsid w:val="00CB72E1"/>
    <w:rsid w:val="00CB74D6"/>
    <w:rsid w:val="00CB7882"/>
    <w:rsid w:val="00CB7B33"/>
    <w:rsid w:val="00CC0F46"/>
    <w:rsid w:val="00CC1A19"/>
    <w:rsid w:val="00CC1D57"/>
    <w:rsid w:val="00CC26BF"/>
    <w:rsid w:val="00CC383A"/>
    <w:rsid w:val="00CC3F31"/>
    <w:rsid w:val="00CC4BC1"/>
    <w:rsid w:val="00CC4E2E"/>
    <w:rsid w:val="00CC5571"/>
    <w:rsid w:val="00CC62B4"/>
    <w:rsid w:val="00CC6E07"/>
    <w:rsid w:val="00CD0955"/>
    <w:rsid w:val="00CD0EB8"/>
    <w:rsid w:val="00CD1065"/>
    <w:rsid w:val="00CD16DA"/>
    <w:rsid w:val="00CD1A78"/>
    <w:rsid w:val="00CD1C09"/>
    <w:rsid w:val="00CD1CDA"/>
    <w:rsid w:val="00CD2539"/>
    <w:rsid w:val="00CD2716"/>
    <w:rsid w:val="00CD289C"/>
    <w:rsid w:val="00CD2B3B"/>
    <w:rsid w:val="00CD34ED"/>
    <w:rsid w:val="00CD3672"/>
    <w:rsid w:val="00CD4429"/>
    <w:rsid w:val="00CD44E9"/>
    <w:rsid w:val="00CD5175"/>
    <w:rsid w:val="00CD549A"/>
    <w:rsid w:val="00CD5696"/>
    <w:rsid w:val="00CD6242"/>
    <w:rsid w:val="00CD69FB"/>
    <w:rsid w:val="00CE0463"/>
    <w:rsid w:val="00CE0535"/>
    <w:rsid w:val="00CE0B1F"/>
    <w:rsid w:val="00CE16F3"/>
    <w:rsid w:val="00CE1F8B"/>
    <w:rsid w:val="00CE2527"/>
    <w:rsid w:val="00CE29EB"/>
    <w:rsid w:val="00CE2DE7"/>
    <w:rsid w:val="00CE32C2"/>
    <w:rsid w:val="00CE3BE0"/>
    <w:rsid w:val="00CE3EF1"/>
    <w:rsid w:val="00CE4EEA"/>
    <w:rsid w:val="00CE51A4"/>
    <w:rsid w:val="00CE5201"/>
    <w:rsid w:val="00CE5A76"/>
    <w:rsid w:val="00CE5B1E"/>
    <w:rsid w:val="00CE68A5"/>
    <w:rsid w:val="00CE6BC9"/>
    <w:rsid w:val="00CE7F53"/>
    <w:rsid w:val="00CF0346"/>
    <w:rsid w:val="00CF179D"/>
    <w:rsid w:val="00CF1A71"/>
    <w:rsid w:val="00CF25AE"/>
    <w:rsid w:val="00CF2603"/>
    <w:rsid w:val="00CF3607"/>
    <w:rsid w:val="00CF3939"/>
    <w:rsid w:val="00CF4B72"/>
    <w:rsid w:val="00CF4D3A"/>
    <w:rsid w:val="00CF564A"/>
    <w:rsid w:val="00CF59DD"/>
    <w:rsid w:val="00CF5C03"/>
    <w:rsid w:val="00CF63D0"/>
    <w:rsid w:val="00CF6514"/>
    <w:rsid w:val="00CF6BEE"/>
    <w:rsid w:val="00D00F2D"/>
    <w:rsid w:val="00D00F41"/>
    <w:rsid w:val="00D013AB"/>
    <w:rsid w:val="00D03066"/>
    <w:rsid w:val="00D0315A"/>
    <w:rsid w:val="00D03FA0"/>
    <w:rsid w:val="00D05E6F"/>
    <w:rsid w:val="00D06394"/>
    <w:rsid w:val="00D06515"/>
    <w:rsid w:val="00D066B5"/>
    <w:rsid w:val="00D072E4"/>
    <w:rsid w:val="00D07D59"/>
    <w:rsid w:val="00D10C58"/>
    <w:rsid w:val="00D11059"/>
    <w:rsid w:val="00D11769"/>
    <w:rsid w:val="00D11E61"/>
    <w:rsid w:val="00D12376"/>
    <w:rsid w:val="00D123E9"/>
    <w:rsid w:val="00D12414"/>
    <w:rsid w:val="00D14528"/>
    <w:rsid w:val="00D14866"/>
    <w:rsid w:val="00D14D44"/>
    <w:rsid w:val="00D1517A"/>
    <w:rsid w:val="00D1541F"/>
    <w:rsid w:val="00D1583D"/>
    <w:rsid w:val="00D15CCD"/>
    <w:rsid w:val="00D16DF4"/>
    <w:rsid w:val="00D17C69"/>
    <w:rsid w:val="00D17EF2"/>
    <w:rsid w:val="00D20164"/>
    <w:rsid w:val="00D203D9"/>
    <w:rsid w:val="00D20415"/>
    <w:rsid w:val="00D20888"/>
    <w:rsid w:val="00D21275"/>
    <w:rsid w:val="00D217CB"/>
    <w:rsid w:val="00D21B71"/>
    <w:rsid w:val="00D21E99"/>
    <w:rsid w:val="00D22DF0"/>
    <w:rsid w:val="00D23027"/>
    <w:rsid w:val="00D23379"/>
    <w:rsid w:val="00D2375C"/>
    <w:rsid w:val="00D24453"/>
    <w:rsid w:val="00D25C4F"/>
    <w:rsid w:val="00D25E80"/>
    <w:rsid w:val="00D2626A"/>
    <w:rsid w:val="00D26BCF"/>
    <w:rsid w:val="00D27762"/>
    <w:rsid w:val="00D277C5"/>
    <w:rsid w:val="00D27ADF"/>
    <w:rsid w:val="00D30D4F"/>
    <w:rsid w:val="00D31B3E"/>
    <w:rsid w:val="00D32279"/>
    <w:rsid w:val="00D32426"/>
    <w:rsid w:val="00D3249D"/>
    <w:rsid w:val="00D32CBE"/>
    <w:rsid w:val="00D3314D"/>
    <w:rsid w:val="00D333C9"/>
    <w:rsid w:val="00D33629"/>
    <w:rsid w:val="00D338CD"/>
    <w:rsid w:val="00D33DA9"/>
    <w:rsid w:val="00D34ABD"/>
    <w:rsid w:val="00D34D2E"/>
    <w:rsid w:val="00D3528E"/>
    <w:rsid w:val="00D3539C"/>
    <w:rsid w:val="00D35C0D"/>
    <w:rsid w:val="00D36142"/>
    <w:rsid w:val="00D362B9"/>
    <w:rsid w:val="00D3687F"/>
    <w:rsid w:val="00D36BE2"/>
    <w:rsid w:val="00D401D6"/>
    <w:rsid w:val="00D40740"/>
    <w:rsid w:val="00D41B79"/>
    <w:rsid w:val="00D41FB4"/>
    <w:rsid w:val="00D425E2"/>
    <w:rsid w:val="00D4286D"/>
    <w:rsid w:val="00D42B7D"/>
    <w:rsid w:val="00D42B87"/>
    <w:rsid w:val="00D42E13"/>
    <w:rsid w:val="00D42E2E"/>
    <w:rsid w:val="00D42EB4"/>
    <w:rsid w:val="00D4424E"/>
    <w:rsid w:val="00D44DA8"/>
    <w:rsid w:val="00D4569A"/>
    <w:rsid w:val="00D45D89"/>
    <w:rsid w:val="00D46F1A"/>
    <w:rsid w:val="00D502C0"/>
    <w:rsid w:val="00D50D7E"/>
    <w:rsid w:val="00D50DC6"/>
    <w:rsid w:val="00D510DD"/>
    <w:rsid w:val="00D51176"/>
    <w:rsid w:val="00D5140D"/>
    <w:rsid w:val="00D51F3A"/>
    <w:rsid w:val="00D52286"/>
    <w:rsid w:val="00D52C21"/>
    <w:rsid w:val="00D538FF"/>
    <w:rsid w:val="00D53C5A"/>
    <w:rsid w:val="00D53EC4"/>
    <w:rsid w:val="00D5434E"/>
    <w:rsid w:val="00D543D8"/>
    <w:rsid w:val="00D5443B"/>
    <w:rsid w:val="00D54B8A"/>
    <w:rsid w:val="00D5512A"/>
    <w:rsid w:val="00D55956"/>
    <w:rsid w:val="00D55EDD"/>
    <w:rsid w:val="00D5635A"/>
    <w:rsid w:val="00D56E8A"/>
    <w:rsid w:val="00D5728B"/>
    <w:rsid w:val="00D5785A"/>
    <w:rsid w:val="00D57C3C"/>
    <w:rsid w:val="00D601F8"/>
    <w:rsid w:val="00D60355"/>
    <w:rsid w:val="00D60645"/>
    <w:rsid w:val="00D61681"/>
    <w:rsid w:val="00D61E8E"/>
    <w:rsid w:val="00D6221A"/>
    <w:rsid w:val="00D62D9A"/>
    <w:rsid w:val="00D64161"/>
    <w:rsid w:val="00D64317"/>
    <w:rsid w:val="00D6504F"/>
    <w:rsid w:val="00D650FB"/>
    <w:rsid w:val="00D651D3"/>
    <w:rsid w:val="00D653A4"/>
    <w:rsid w:val="00D6710C"/>
    <w:rsid w:val="00D67366"/>
    <w:rsid w:val="00D6778C"/>
    <w:rsid w:val="00D67981"/>
    <w:rsid w:val="00D7067F"/>
    <w:rsid w:val="00D70963"/>
    <w:rsid w:val="00D70AF8"/>
    <w:rsid w:val="00D71149"/>
    <w:rsid w:val="00D71702"/>
    <w:rsid w:val="00D72FBE"/>
    <w:rsid w:val="00D7332C"/>
    <w:rsid w:val="00D74394"/>
    <w:rsid w:val="00D7478E"/>
    <w:rsid w:val="00D747A6"/>
    <w:rsid w:val="00D74AB0"/>
    <w:rsid w:val="00D74B71"/>
    <w:rsid w:val="00D74BC9"/>
    <w:rsid w:val="00D74C80"/>
    <w:rsid w:val="00D752CF"/>
    <w:rsid w:val="00D75C28"/>
    <w:rsid w:val="00D75C99"/>
    <w:rsid w:val="00D75D4D"/>
    <w:rsid w:val="00D764FA"/>
    <w:rsid w:val="00D76573"/>
    <w:rsid w:val="00D7668D"/>
    <w:rsid w:val="00D7697E"/>
    <w:rsid w:val="00D76D40"/>
    <w:rsid w:val="00D77080"/>
    <w:rsid w:val="00D77260"/>
    <w:rsid w:val="00D8075A"/>
    <w:rsid w:val="00D81051"/>
    <w:rsid w:val="00D81946"/>
    <w:rsid w:val="00D81AC7"/>
    <w:rsid w:val="00D82A1E"/>
    <w:rsid w:val="00D835B7"/>
    <w:rsid w:val="00D878EA"/>
    <w:rsid w:val="00D905D1"/>
    <w:rsid w:val="00D90F1F"/>
    <w:rsid w:val="00D91739"/>
    <w:rsid w:val="00D91B44"/>
    <w:rsid w:val="00D91F14"/>
    <w:rsid w:val="00D92257"/>
    <w:rsid w:val="00D922DD"/>
    <w:rsid w:val="00D9449D"/>
    <w:rsid w:val="00D947D3"/>
    <w:rsid w:val="00D951B4"/>
    <w:rsid w:val="00D9551D"/>
    <w:rsid w:val="00D9584F"/>
    <w:rsid w:val="00D95DC9"/>
    <w:rsid w:val="00D95F96"/>
    <w:rsid w:val="00D96CC5"/>
    <w:rsid w:val="00D974A7"/>
    <w:rsid w:val="00D9760D"/>
    <w:rsid w:val="00DA04A2"/>
    <w:rsid w:val="00DA052A"/>
    <w:rsid w:val="00DA1B04"/>
    <w:rsid w:val="00DA329A"/>
    <w:rsid w:val="00DA4357"/>
    <w:rsid w:val="00DA62C5"/>
    <w:rsid w:val="00DA7C3C"/>
    <w:rsid w:val="00DB095B"/>
    <w:rsid w:val="00DB0E71"/>
    <w:rsid w:val="00DB2321"/>
    <w:rsid w:val="00DC05F3"/>
    <w:rsid w:val="00DC0A3C"/>
    <w:rsid w:val="00DC0F66"/>
    <w:rsid w:val="00DC13D5"/>
    <w:rsid w:val="00DC16BA"/>
    <w:rsid w:val="00DC17E9"/>
    <w:rsid w:val="00DC21A4"/>
    <w:rsid w:val="00DC244A"/>
    <w:rsid w:val="00DC2734"/>
    <w:rsid w:val="00DC2C8F"/>
    <w:rsid w:val="00DC3908"/>
    <w:rsid w:val="00DC46B5"/>
    <w:rsid w:val="00DC47D5"/>
    <w:rsid w:val="00DC4BB1"/>
    <w:rsid w:val="00DC55B4"/>
    <w:rsid w:val="00DC76DF"/>
    <w:rsid w:val="00DD008D"/>
    <w:rsid w:val="00DD024D"/>
    <w:rsid w:val="00DD05EE"/>
    <w:rsid w:val="00DD2D3D"/>
    <w:rsid w:val="00DD321F"/>
    <w:rsid w:val="00DD3305"/>
    <w:rsid w:val="00DD34FA"/>
    <w:rsid w:val="00DD351F"/>
    <w:rsid w:val="00DD540E"/>
    <w:rsid w:val="00DD5457"/>
    <w:rsid w:val="00DD58AE"/>
    <w:rsid w:val="00DD5C94"/>
    <w:rsid w:val="00DD5EE7"/>
    <w:rsid w:val="00DD7B76"/>
    <w:rsid w:val="00DE07B2"/>
    <w:rsid w:val="00DE0CC1"/>
    <w:rsid w:val="00DE1819"/>
    <w:rsid w:val="00DE1C05"/>
    <w:rsid w:val="00DE1DA8"/>
    <w:rsid w:val="00DE1EC6"/>
    <w:rsid w:val="00DE3512"/>
    <w:rsid w:val="00DE52A4"/>
    <w:rsid w:val="00DE583F"/>
    <w:rsid w:val="00DE59A2"/>
    <w:rsid w:val="00DE6177"/>
    <w:rsid w:val="00DE62F2"/>
    <w:rsid w:val="00DE74CA"/>
    <w:rsid w:val="00DE75FB"/>
    <w:rsid w:val="00DF019F"/>
    <w:rsid w:val="00DF0AA7"/>
    <w:rsid w:val="00DF12BA"/>
    <w:rsid w:val="00DF16A6"/>
    <w:rsid w:val="00DF1DB0"/>
    <w:rsid w:val="00DF1F49"/>
    <w:rsid w:val="00DF24AF"/>
    <w:rsid w:val="00DF264A"/>
    <w:rsid w:val="00DF2B34"/>
    <w:rsid w:val="00DF3906"/>
    <w:rsid w:val="00DF527A"/>
    <w:rsid w:val="00DF58BA"/>
    <w:rsid w:val="00DF6BF4"/>
    <w:rsid w:val="00E0006B"/>
    <w:rsid w:val="00E00FE5"/>
    <w:rsid w:val="00E013F0"/>
    <w:rsid w:val="00E0167C"/>
    <w:rsid w:val="00E01A08"/>
    <w:rsid w:val="00E022C2"/>
    <w:rsid w:val="00E025C1"/>
    <w:rsid w:val="00E03218"/>
    <w:rsid w:val="00E0340F"/>
    <w:rsid w:val="00E05188"/>
    <w:rsid w:val="00E05DC6"/>
    <w:rsid w:val="00E06382"/>
    <w:rsid w:val="00E100C7"/>
    <w:rsid w:val="00E12806"/>
    <w:rsid w:val="00E129C3"/>
    <w:rsid w:val="00E12DA1"/>
    <w:rsid w:val="00E13BFC"/>
    <w:rsid w:val="00E140E3"/>
    <w:rsid w:val="00E15FB8"/>
    <w:rsid w:val="00E165F3"/>
    <w:rsid w:val="00E17189"/>
    <w:rsid w:val="00E17C08"/>
    <w:rsid w:val="00E20722"/>
    <w:rsid w:val="00E20766"/>
    <w:rsid w:val="00E20A3B"/>
    <w:rsid w:val="00E20BD3"/>
    <w:rsid w:val="00E20D1F"/>
    <w:rsid w:val="00E20E89"/>
    <w:rsid w:val="00E216EE"/>
    <w:rsid w:val="00E21D1D"/>
    <w:rsid w:val="00E21E6A"/>
    <w:rsid w:val="00E2263D"/>
    <w:rsid w:val="00E2354A"/>
    <w:rsid w:val="00E23562"/>
    <w:rsid w:val="00E2555C"/>
    <w:rsid w:val="00E2611A"/>
    <w:rsid w:val="00E26E80"/>
    <w:rsid w:val="00E27972"/>
    <w:rsid w:val="00E27A4C"/>
    <w:rsid w:val="00E27BF2"/>
    <w:rsid w:val="00E312EA"/>
    <w:rsid w:val="00E314B3"/>
    <w:rsid w:val="00E31979"/>
    <w:rsid w:val="00E31A75"/>
    <w:rsid w:val="00E31FAC"/>
    <w:rsid w:val="00E33190"/>
    <w:rsid w:val="00E332ED"/>
    <w:rsid w:val="00E33DC9"/>
    <w:rsid w:val="00E34510"/>
    <w:rsid w:val="00E345C4"/>
    <w:rsid w:val="00E3505E"/>
    <w:rsid w:val="00E37087"/>
    <w:rsid w:val="00E374F2"/>
    <w:rsid w:val="00E37C57"/>
    <w:rsid w:val="00E4129B"/>
    <w:rsid w:val="00E41FA9"/>
    <w:rsid w:val="00E42386"/>
    <w:rsid w:val="00E42399"/>
    <w:rsid w:val="00E4276C"/>
    <w:rsid w:val="00E4303A"/>
    <w:rsid w:val="00E44497"/>
    <w:rsid w:val="00E44647"/>
    <w:rsid w:val="00E4466E"/>
    <w:rsid w:val="00E44A07"/>
    <w:rsid w:val="00E44A60"/>
    <w:rsid w:val="00E44BC7"/>
    <w:rsid w:val="00E44D35"/>
    <w:rsid w:val="00E455C3"/>
    <w:rsid w:val="00E455EB"/>
    <w:rsid w:val="00E45908"/>
    <w:rsid w:val="00E45D64"/>
    <w:rsid w:val="00E45E27"/>
    <w:rsid w:val="00E46476"/>
    <w:rsid w:val="00E470B1"/>
    <w:rsid w:val="00E47FC0"/>
    <w:rsid w:val="00E51674"/>
    <w:rsid w:val="00E52326"/>
    <w:rsid w:val="00E52838"/>
    <w:rsid w:val="00E52BFB"/>
    <w:rsid w:val="00E52FF4"/>
    <w:rsid w:val="00E535C4"/>
    <w:rsid w:val="00E53EAA"/>
    <w:rsid w:val="00E541B1"/>
    <w:rsid w:val="00E54D39"/>
    <w:rsid w:val="00E55115"/>
    <w:rsid w:val="00E555E5"/>
    <w:rsid w:val="00E55831"/>
    <w:rsid w:val="00E56AC5"/>
    <w:rsid w:val="00E572EA"/>
    <w:rsid w:val="00E57CCE"/>
    <w:rsid w:val="00E57E10"/>
    <w:rsid w:val="00E60B10"/>
    <w:rsid w:val="00E60BD1"/>
    <w:rsid w:val="00E60C02"/>
    <w:rsid w:val="00E615C8"/>
    <w:rsid w:val="00E617DC"/>
    <w:rsid w:val="00E61838"/>
    <w:rsid w:val="00E6243F"/>
    <w:rsid w:val="00E62720"/>
    <w:rsid w:val="00E63E07"/>
    <w:rsid w:val="00E6431D"/>
    <w:rsid w:val="00E64C99"/>
    <w:rsid w:val="00E65297"/>
    <w:rsid w:val="00E66000"/>
    <w:rsid w:val="00E6661B"/>
    <w:rsid w:val="00E715A3"/>
    <w:rsid w:val="00E71794"/>
    <w:rsid w:val="00E71D8F"/>
    <w:rsid w:val="00E7277C"/>
    <w:rsid w:val="00E73169"/>
    <w:rsid w:val="00E73527"/>
    <w:rsid w:val="00E73A09"/>
    <w:rsid w:val="00E73CE0"/>
    <w:rsid w:val="00E74773"/>
    <w:rsid w:val="00E74D8C"/>
    <w:rsid w:val="00E7599B"/>
    <w:rsid w:val="00E76D66"/>
    <w:rsid w:val="00E771D1"/>
    <w:rsid w:val="00E772B0"/>
    <w:rsid w:val="00E77504"/>
    <w:rsid w:val="00E80883"/>
    <w:rsid w:val="00E80C85"/>
    <w:rsid w:val="00E81485"/>
    <w:rsid w:val="00E8178C"/>
    <w:rsid w:val="00E81B90"/>
    <w:rsid w:val="00E81E31"/>
    <w:rsid w:val="00E822BA"/>
    <w:rsid w:val="00E82B54"/>
    <w:rsid w:val="00E82CFB"/>
    <w:rsid w:val="00E83401"/>
    <w:rsid w:val="00E83B23"/>
    <w:rsid w:val="00E851C2"/>
    <w:rsid w:val="00E868CB"/>
    <w:rsid w:val="00E874F2"/>
    <w:rsid w:val="00E879AC"/>
    <w:rsid w:val="00E90317"/>
    <w:rsid w:val="00E9070C"/>
    <w:rsid w:val="00E91883"/>
    <w:rsid w:val="00E92491"/>
    <w:rsid w:val="00E92563"/>
    <w:rsid w:val="00E929A1"/>
    <w:rsid w:val="00E93309"/>
    <w:rsid w:val="00E94372"/>
    <w:rsid w:val="00E943EF"/>
    <w:rsid w:val="00E950E3"/>
    <w:rsid w:val="00E95B3A"/>
    <w:rsid w:val="00E969E4"/>
    <w:rsid w:val="00E96B79"/>
    <w:rsid w:val="00E9704C"/>
    <w:rsid w:val="00EA037D"/>
    <w:rsid w:val="00EA0560"/>
    <w:rsid w:val="00EA059C"/>
    <w:rsid w:val="00EA258B"/>
    <w:rsid w:val="00EA3C4F"/>
    <w:rsid w:val="00EA41A5"/>
    <w:rsid w:val="00EA4288"/>
    <w:rsid w:val="00EA4DCB"/>
    <w:rsid w:val="00EA5482"/>
    <w:rsid w:val="00EA5B0F"/>
    <w:rsid w:val="00EA65C0"/>
    <w:rsid w:val="00EA6DAD"/>
    <w:rsid w:val="00EB01D1"/>
    <w:rsid w:val="00EB11D1"/>
    <w:rsid w:val="00EB14EB"/>
    <w:rsid w:val="00EB2A6A"/>
    <w:rsid w:val="00EB42EA"/>
    <w:rsid w:val="00EB4A3B"/>
    <w:rsid w:val="00EB4D3C"/>
    <w:rsid w:val="00EB53CA"/>
    <w:rsid w:val="00EB544D"/>
    <w:rsid w:val="00EB546E"/>
    <w:rsid w:val="00EB5507"/>
    <w:rsid w:val="00EB5D4C"/>
    <w:rsid w:val="00EB64F8"/>
    <w:rsid w:val="00EB6850"/>
    <w:rsid w:val="00EB6B84"/>
    <w:rsid w:val="00EB783D"/>
    <w:rsid w:val="00EB7C34"/>
    <w:rsid w:val="00EC0825"/>
    <w:rsid w:val="00EC0EFD"/>
    <w:rsid w:val="00EC17A4"/>
    <w:rsid w:val="00EC18BF"/>
    <w:rsid w:val="00EC18E6"/>
    <w:rsid w:val="00EC29D6"/>
    <w:rsid w:val="00EC2CBD"/>
    <w:rsid w:val="00EC3938"/>
    <w:rsid w:val="00EC3E20"/>
    <w:rsid w:val="00EC3EDA"/>
    <w:rsid w:val="00EC4660"/>
    <w:rsid w:val="00EC5181"/>
    <w:rsid w:val="00EC5305"/>
    <w:rsid w:val="00EC5756"/>
    <w:rsid w:val="00EC5C14"/>
    <w:rsid w:val="00EC66A8"/>
    <w:rsid w:val="00EC6A12"/>
    <w:rsid w:val="00EC730A"/>
    <w:rsid w:val="00EC758A"/>
    <w:rsid w:val="00EC7788"/>
    <w:rsid w:val="00EC7DBD"/>
    <w:rsid w:val="00ED0269"/>
    <w:rsid w:val="00ED123E"/>
    <w:rsid w:val="00ED1AC5"/>
    <w:rsid w:val="00ED1B7E"/>
    <w:rsid w:val="00ED1CCF"/>
    <w:rsid w:val="00ED271B"/>
    <w:rsid w:val="00ED2B8C"/>
    <w:rsid w:val="00ED3288"/>
    <w:rsid w:val="00ED3CAB"/>
    <w:rsid w:val="00ED3FC2"/>
    <w:rsid w:val="00ED3FEC"/>
    <w:rsid w:val="00ED48E2"/>
    <w:rsid w:val="00ED4C60"/>
    <w:rsid w:val="00ED4E49"/>
    <w:rsid w:val="00ED522D"/>
    <w:rsid w:val="00ED5CD9"/>
    <w:rsid w:val="00ED6594"/>
    <w:rsid w:val="00ED700E"/>
    <w:rsid w:val="00ED7BCD"/>
    <w:rsid w:val="00EE0ECC"/>
    <w:rsid w:val="00EE18FA"/>
    <w:rsid w:val="00EE2AD1"/>
    <w:rsid w:val="00EE2B52"/>
    <w:rsid w:val="00EE2E2D"/>
    <w:rsid w:val="00EE3302"/>
    <w:rsid w:val="00EE3978"/>
    <w:rsid w:val="00EE3BC0"/>
    <w:rsid w:val="00EE3F67"/>
    <w:rsid w:val="00EE40B3"/>
    <w:rsid w:val="00EE4215"/>
    <w:rsid w:val="00EE46F4"/>
    <w:rsid w:val="00EE627A"/>
    <w:rsid w:val="00EE6501"/>
    <w:rsid w:val="00EE6B33"/>
    <w:rsid w:val="00EE7AA8"/>
    <w:rsid w:val="00EE7F2F"/>
    <w:rsid w:val="00EF0854"/>
    <w:rsid w:val="00EF08B3"/>
    <w:rsid w:val="00EF0CCF"/>
    <w:rsid w:val="00EF0CE0"/>
    <w:rsid w:val="00EF2DDD"/>
    <w:rsid w:val="00EF3B3F"/>
    <w:rsid w:val="00EF3BCC"/>
    <w:rsid w:val="00EF3C07"/>
    <w:rsid w:val="00EF3CE5"/>
    <w:rsid w:val="00EF413F"/>
    <w:rsid w:val="00EF452A"/>
    <w:rsid w:val="00EF455F"/>
    <w:rsid w:val="00EF497A"/>
    <w:rsid w:val="00EF4A52"/>
    <w:rsid w:val="00EF4AA0"/>
    <w:rsid w:val="00EF4C9E"/>
    <w:rsid w:val="00EF4E74"/>
    <w:rsid w:val="00EF562A"/>
    <w:rsid w:val="00EF5DEC"/>
    <w:rsid w:val="00EF644A"/>
    <w:rsid w:val="00EF6848"/>
    <w:rsid w:val="00EF6A26"/>
    <w:rsid w:val="00EF6E0E"/>
    <w:rsid w:val="00EF6E4B"/>
    <w:rsid w:val="00EF7586"/>
    <w:rsid w:val="00EF7D00"/>
    <w:rsid w:val="00F00505"/>
    <w:rsid w:val="00F01D89"/>
    <w:rsid w:val="00F0201B"/>
    <w:rsid w:val="00F023B5"/>
    <w:rsid w:val="00F03ACC"/>
    <w:rsid w:val="00F05034"/>
    <w:rsid w:val="00F0558F"/>
    <w:rsid w:val="00F05C69"/>
    <w:rsid w:val="00F0614B"/>
    <w:rsid w:val="00F06606"/>
    <w:rsid w:val="00F07458"/>
    <w:rsid w:val="00F077E5"/>
    <w:rsid w:val="00F07C85"/>
    <w:rsid w:val="00F07E08"/>
    <w:rsid w:val="00F10733"/>
    <w:rsid w:val="00F10B8E"/>
    <w:rsid w:val="00F1138D"/>
    <w:rsid w:val="00F12358"/>
    <w:rsid w:val="00F12BEC"/>
    <w:rsid w:val="00F12FD4"/>
    <w:rsid w:val="00F13522"/>
    <w:rsid w:val="00F14A4F"/>
    <w:rsid w:val="00F14BAA"/>
    <w:rsid w:val="00F15027"/>
    <w:rsid w:val="00F150B3"/>
    <w:rsid w:val="00F151C3"/>
    <w:rsid w:val="00F15615"/>
    <w:rsid w:val="00F15EC2"/>
    <w:rsid w:val="00F15F16"/>
    <w:rsid w:val="00F16433"/>
    <w:rsid w:val="00F169C0"/>
    <w:rsid w:val="00F1726F"/>
    <w:rsid w:val="00F173F3"/>
    <w:rsid w:val="00F17613"/>
    <w:rsid w:val="00F20513"/>
    <w:rsid w:val="00F20558"/>
    <w:rsid w:val="00F2091B"/>
    <w:rsid w:val="00F20CE3"/>
    <w:rsid w:val="00F2161C"/>
    <w:rsid w:val="00F22182"/>
    <w:rsid w:val="00F226AA"/>
    <w:rsid w:val="00F24AA4"/>
    <w:rsid w:val="00F24DA8"/>
    <w:rsid w:val="00F24E74"/>
    <w:rsid w:val="00F251E1"/>
    <w:rsid w:val="00F25500"/>
    <w:rsid w:val="00F2634F"/>
    <w:rsid w:val="00F3005A"/>
    <w:rsid w:val="00F30247"/>
    <w:rsid w:val="00F307CC"/>
    <w:rsid w:val="00F308E5"/>
    <w:rsid w:val="00F30BCD"/>
    <w:rsid w:val="00F30F2A"/>
    <w:rsid w:val="00F318E9"/>
    <w:rsid w:val="00F31F0B"/>
    <w:rsid w:val="00F32ECB"/>
    <w:rsid w:val="00F3332E"/>
    <w:rsid w:val="00F34AFA"/>
    <w:rsid w:val="00F360A1"/>
    <w:rsid w:val="00F360EE"/>
    <w:rsid w:val="00F364F6"/>
    <w:rsid w:val="00F36BD3"/>
    <w:rsid w:val="00F36EB2"/>
    <w:rsid w:val="00F371B4"/>
    <w:rsid w:val="00F37A54"/>
    <w:rsid w:val="00F4004A"/>
    <w:rsid w:val="00F400F6"/>
    <w:rsid w:val="00F4052D"/>
    <w:rsid w:val="00F40777"/>
    <w:rsid w:val="00F415AD"/>
    <w:rsid w:val="00F420E1"/>
    <w:rsid w:val="00F44EED"/>
    <w:rsid w:val="00F450F6"/>
    <w:rsid w:val="00F45C5B"/>
    <w:rsid w:val="00F47264"/>
    <w:rsid w:val="00F50F27"/>
    <w:rsid w:val="00F51283"/>
    <w:rsid w:val="00F514F3"/>
    <w:rsid w:val="00F5194F"/>
    <w:rsid w:val="00F525AE"/>
    <w:rsid w:val="00F525D2"/>
    <w:rsid w:val="00F536B9"/>
    <w:rsid w:val="00F5445E"/>
    <w:rsid w:val="00F55010"/>
    <w:rsid w:val="00F55C9B"/>
    <w:rsid w:val="00F568E8"/>
    <w:rsid w:val="00F56E58"/>
    <w:rsid w:val="00F57989"/>
    <w:rsid w:val="00F57CA0"/>
    <w:rsid w:val="00F600A9"/>
    <w:rsid w:val="00F606D6"/>
    <w:rsid w:val="00F60779"/>
    <w:rsid w:val="00F60D65"/>
    <w:rsid w:val="00F60EE4"/>
    <w:rsid w:val="00F6112D"/>
    <w:rsid w:val="00F632C5"/>
    <w:rsid w:val="00F63A69"/>
    <w:rsid w:val="00F63FCB"/>
    <w:rsid w:val="00F64A9E"/>
    <w:rsid w:val="00F64C95"/>
    <w:rsid w:val="00F65231"/>
    <w:rsid w:val="00F65BA6"/>
    <w:rsid w:val="00F65D18"/>
    <w:rsid w:val="00F65E28"/>
    <w:rsid w:val="00F663FA"/>
    <w:rsid w:val="00F67677"/>
    <w:rsid w:val="00F679B3"/>
    <w:rsid w:val="00F70177"/>
    <w:rsid w:val="00F7026C"/>
    <w:rsid w:val="00F71092"/>
    <w:rsid w:val="00F716AC"/>
    <w:rsid w:val="00F71A27"/>
    <w:rsid w:val="00F72130"/>
    <w:rsid w:val="00F72A17"/>
    <w:rsid w:val="00F72B00"/>
    <w:rsid w:val="00F72C8B"/>
    <w:rsid w:val="00F72F01"/>
    <w:rsid w:val="00F73749"/>
    <w:rsid w:val="00F73F09"/>
    <w:rsid w:val="00F744DA"/>
    <w:rsid w:val="00F744E3"/>
    <w:rsid w:val="00F74AA3"/>
    <w:rsid w:val="00F74BFE"/>
    <w:rsid w:val="00F757A7"/>
    <w:rsid w:val="00F764B8"/>
    <w:rsid w:val="00F770C9"/>
    <w:rsid w:val="00F80522"/>
    <w:rsid w:val="00F80F7B"/>
    <w:rsid w:val="00F81F23"/>
    <w:rsid w:val="00F820F5"/>
    <w:rsid w:val="00F822B2"/>
    <w:rsid w:val="00F8295B"/>
    <w:rsid w:val="00F82D96"/>
    <w:rsid w:val="00F83789"/>
    <w:rsid w:val="00F847E1"/>
    <w:rsid w:val="00F85610"/>
    <w:rsid w:val="00F85A89"/>
    <w:rsid w:val="00F87B72"/>
    <w:rsid w:val="00F87E82"/>
    <w:rsid w:val="00F90822"/>
    <w:rsid w:val="00F90888"/>
    <w:rsid w:val="00F90DA3"/>
    <w:rsid w:val="00F91025"/>
    <w:rsid w:val="00F918CC"/>
    <w:rsid w:val="00F91D7E"/>
    <w:rsid w:val="00F921E1"/>
    <w:rsid w:val="00F92653"/>
    <w:rsid w:val="00F92D04"/>
    <w:rsid w:val="00F92D15"/>
    <w:rsid w:val="00F92D9F"/>
    <w:rsid w:val="00F936EB"/>
    <w:rsid w:val="00F93E0E"/>
    <w:rsid w:val="00F94C56"/>
    <w:rsid w:val="00F94F4C"/>
    <w:rsid w:val="00F963FB"/>
    <w:rsid w:val="00F96749"/>
    <w:rsid w:val="00F96DA0"/>
    <w:rsid w:val="00F97DA6"/>
    <w:rsid w:val="00FA0671"/>
    <w:rsid w:val="00FA076F"/>
    <w:rsid w:val="00FA0D13"/>
    <w:rsid w:val="00FA307B"/>
    <w:rsid w:val="00FA364C"/>
    <w:rsid w:val="00FA4415"/>
    <w:rsid w:val="00FA4B9B"/>
    <w:rsid w:val="00FA557F"/>
    <w:rsid w:val="00FA5936"/>
    <w:rsid w:val="00FA617B"/>
    <w:rsid w:val="00FA6B3C"/>
    <w:rsid w:val="00FA6EE4"/>
    <w:rsid w:val="00FA7430"/>
    <w:rsid w:val="00FA7850"/>
    <w:rsid w:val="00FA7A38"/>
    <w:rsid w:val="00FA7BF9"/>
    <w:rsid w:val="00FB1977"/>
    <w:rsid w:val="00FB1E1D"/>
    <w:rsid w:val="00FB2B93"/>
    <w:rsid w:val="00FB2DBD"/>
    <w:rsid w:val="00FB398A"/>
    <w:rsid w:val="00FB3D89"/>
    <w:rsid w:val="00FB5357"/>
    <w:rsid w:val="00FB59A9"/>
    <w:rsid w:val="00FB6DEC"/>
    <w:rsid w:val="00FB782F"/>
    <w:rsid w:val="00FC038A"/>
    <w:rsid w:val="00FC10C3"/>
    <w:rsid w:val="00FC1A6A"/>
    <w:rsid w:val="00FC1A70"/>
    <w:rsid w:val="00FC1E5C"/>
    <w:rsid w:val="00FC23D2"/>
    <w:rsid w:val="00FC29A0"/>
    <w:rsid w:val="00FC3789"/>
    <w:rsid w:val="00FC3BA0"/>
    <w:rsid w:val="00FC3D62"/>
    <w:rsid w:val="00FC40DF"/>
    <w:rsid w:val="00FC5073"/>
    <w:rsid w:val="00FC551C"/>
    <w:rsid w:val="00FC5F8D"/>
    <w:rsid w:val="00FC6700"/>
    <w:rsid w:val="00FC6888"/>
    <w:rsid w:val="00FC6CD1"/>
    <w:rsid w:val="00FC6E05"/>
    <w:rsid w:val="00FC7113"/>
    <w:rsid w:val="00FC72E2"/>
    <w:rsid w:val="00FC76FC"/>
    <w:rsid w:val="00FD13CF"/>
    <w:rsid w:val="00FD34DF"/>
    <w:rsid w:val="00FD37EC"/>
    <w:rsid w:val="00FD3940"/>
    <w:rsid w:val="00FD43A5"/>
    <w:rsid w:val="00FD44EB"/>
    <w:rsid w:val="00FD4709"/>
    <w:rsid w:val="00FD487B"/>
    <w:rsid w:val="00FD4FF8"/>
    <w:rsid w:val="00FD52A9"/>
    <w:rsid w:val="00FD5A0C"/>
    <w:rsid w:val="00FD5B1F"/>
    <w:rsid w:val="00FD7CD4"/>
    <w:rsid w:val="00FD7FC5"/>
    <w:rsid w:val="00FE0AA7"/>
    <w:rsid w:val="00FE1072"/>
    <w:rsid w:val="00FE110C"/>
    <w:rsid w:val="00FE1445"/>
    <w:rsid w:val="00FE14EE"/>
    <w:rsid w:val="00FE239F"/>
    <w:rsid w:val="00FE2A35"/>
    <w:rsid w:val="00FE3349"/>
    <w:rsid w:val="00FE5181"/>
    <w:rsid w:val="00FE559A"/>
    <w:rsid w:val="00FE559C"/>
    <w:rsid w:val="00FE567C"/>
    <w:rsid w:val="00FE65C4"/>
    <w:rsid w:val="00FE71D8"/>
    <w:rsid w:val="00FE7D0D"/>
    <w:rsid w:val="00FE7E20"/>
    <w:rsid w:val="00FE7E31"/>
    <w:rsid w:val="00FE7E6C"/>
    <w:rsid w:val="00FE7F4D"/>
    <w:rsid w:val="00FF12B3"/>
    <w:rsid w:val="00FF1374"/>
    <w:rsid w:val="00FF1BB8"/>
    <w:rsid w:val="00FF356C"/>
    <w:rsid w:val="00FF40B1"/>
    <w:rsid w:val="00FF4D0B"/>
    <w:rsid w:val="00FF4E9C"/>
    <w:rsid w:val="00FF588B"/>
    <w:rsid w:val="00FF5C67"/>
    <w:rsid w:val="00FF6500"/>
    <w:rsid w:val="00FF661D"/>
    <w:rsid w:val="00FF69E2"/>
    <w:rsid w:val="00FF6A9D"/>
    <w:rsid w:val="00FF7054"/>
    <w:rsid w:val="00FF718A"/>
    <w:rsid w:val="00FF7C1F"/>
    <w:rsid w:val="01438A22"/>
    <w:rsid w:val="01C27E84"/>
    <w:rsid w:val="030E6DEE"/>
    <w:rsid w:val="038CEE70"/>
    <w:rsid w:val="039EA374"/>
    <w:rsid w:val="03FDDCBB"/>
    <w:rsid w:val="044F6702"/>
    <w:rsid w:val="0458E4AF"/>
    <w:rsid w:val="04A51790"/>
    <w:rsid w:val="04C7123F"/>
    <w:rsid w:val="04F1648A"/>
    <w:rsid w:val="05F1F887"/>
    <w:rsid w:val="0634F479"/>
    <w:rsid w:val="064155E3"/>
    <w:rsid w:val="0664E0E6"/>
    <w:rsid w:val="06E64931"/>
    <w:rsid w:val="06ECCDC4"/>
    <w:rsid w:val="074D0155"/>
    <w:rsid w:val="078FABA3"/>
    <w:rsid w:val="07986215"/>
    <w:rsid w:val="080BA334"/>
    <w:rsid w:val="0826DA3D"/>
    <w:rsid w:val="082B98DC"/>
    <w:rsid w:val="0836035A"/>
    <w:rsid w:val="08C4F3FE"/>
    <w:rsid w:val="0908B06A"/>
    <w:rsid w:val="0917F6F6"/>
    <w:rsid w:val="09B7F53E"/>
    <w:rsid w:val="09F2F59D"/>
    <w:rsid w:val="0A60C45F"/>
    <w:rsid w:val="0AAC6E51"/>
    <w:rsid w:val="0BE55D17"/>
    <w:rsid w:val="0C42E1B8"/>
    <w:rsid w:val="0C754EF2"/>
    <w:rsid w:val="0D00C0B7"/>
    <w:rsid w:val="0D1A6C7C"/>
    <w:rsid w:val="0D1C8362"/>
    <w:rsid w:val="0D43811D"/>
    <w:rsid w:val="0D45B7A6"/>
    <w:rsid w:val="0D5C0F48"/>
    <w:rsid w:val="0DD36EC2"/>
    <w:rsid w:val="0E43CF9C"/>
    <w:rsid w:val="0F1B0D25"/>
    <w:rsid w:val="0F5C7B90"/>
    <w:rsid w:val="0FFA479E"/>
    <w:rsid w:val="108853B1"/>
    <w:rsid w:val="10B6DD86"/>
    <w:rsid w:val="10D4DDE5"/>
    <w:rsid w:val="113B3434"/>
    <w:rsid w:val="114C8DCC"/>
    <w:rsid w:val="11AFCEC9"/>
    <w:rsid w:val="1252ADE7"/>
    <w:rsid w:val="12D01429"/>
    <w:rsid w:val="1495880D"/>
    <w:rsid w:val="14EEC166"/>
    <w:rsid w:val="1503B340"/>
    <w:rsid w:val="15168E2D"/>
    <w:rsid w:val="159CFD1F"/>
    <w:rsid w:val="15A36F7C"/>
    <w:rsid w:val="168F2660"/>
    <w:rsid w:val="1757257D"/>
    <w:rsid w:val="177F77FE"/>
    <w:rsid w:val="183ABC8A"/>
    <w:rsid w:val="187FB379"/>
    <w:rsid w:val="193628AD"/>
    <w:rsid w:val="19DEAD2C"/>
    <w:rsid w:val="19E59B42"/>
    <w:rsid w:val="19F8F8F7"/>
    <w:rsid w:val="1A28EABF"/>
    <w:rsid w:val="1AA2B367"/>
    <w:rsid w:val="1BA97363"/>
    <w:rsid w:val="1BAA174B"/>
    <w:rsid w:val="1DC45DC4"/>
    <w:rsid w:val="1E08C4A9"/>
    <w:rsid w:val="1E36441A"/>
    <w:rsid w:val="1E392E8E"/>
    <w:rsid w:val="1E3E9562"/>
    <w:rsid w:val="1E87D3AB"/>
    <w:rsid w:val="1EAC548D"/>
    <w:rsid w:val="1EAE3625"/>
    <w:rsid w:val="1F0D2B14"/>
    <w:rsid w:val="1F70A127"/>
    <w:rsid w:val="20C5A4B3"/>
    <w:rsid w:val="2103AA3B"/>
    <w:rsid w:val="21119CB1"/>
    <w:rsid w:val="211EFA67"/>
    <w:rsid w:val="21B5116A"/>
    <w:rsid w:val="21EE54A7"/>
    <w:rsid w:val="224C0B5D"/>
    <w:rsid w:val="22874CB8"/>
    <w:rsid w:val="22D0D09A"/>
    <w:rsid w:val="2342453A"/>
    <w:rsid w:val="234D3F07"/>
    <w:rsid w:val="234F7590"/>
    <w:rsid w:val="239835BD"/>
    <w:rsid w:val="239B9A11"/>
    <w:rsid w:val="240FFFD3"/>
    <w:rsid w:val="24C58972"/>
    <w:rsid w:val="24D56383"/>
    <w:rsid w:val="2570790A"/>
    <w:rsid w:val="2585327D"/>
    <w:rsid w:val="2676E2D5"/>
    <w:rsid w:val="26FFFB2F"/>
    <w:rsid w:val="27064591"/>
    <w:rsid w:val="27D43157"/>
    <w:rsid w:val="27FE83A2"/>
    <w:rsid w:val="28192846"/>
    <w:rsid w:val="28437A91"/>
    <w:rsid w:val="28CCEC8F"/>
    <w:rsid w:val="28D40EE9"/>
    <w:rsid w:val="2961DB74"/>
    <w:rsid w:val="2A0AEF06"/>
    <w:rsid w:val="2A3F7B43"/>
    <w:rsid w:val="2AD6FCDB"/>
    <w:rsid w:val="2ADA9D96"/>
    <w:rsid w:val="2AF095FD"/>
    <w:rsid w:val="2B273262"/>
    <w:rsid w:val="2B473B39"/>
    <w:rsid w:val="2B5E6721"/>
    <w:rsid w:val="2BE6EE33"/>
    <w:rsid w:val="2C623286"/>
    <w:rsid w:val="2C82A342"/>
    <w:rsid w:val="2DA5BB52"/>
    <w:rsid w:val="2E877CF9"/>
    <w:rsid w:val="2EC5E51D"/>
    <w:rsid w:val="2ED68F38"/>
    <w:rsid w:val="2F37731E"/>
    <w:rsid w:val="2F4F423F"/>
    <w:rsid w:val="2FD95A69"/>
    <w:rsid w:val="308BAFEC"/>
    <w:rsid w:val="30959724"/>
    <w:rsid w:val="30D0F33F"/>
    <w:rsid w:val="30E3251A"/>
    <w:rsid w:val="314C5B2D"/>
    <w:rsid w:val="315F0843"/>
    <w:rsid w:val="3172970B"/>
    <w:rsid w:val="319B37E0"/>
    <w:rsid w:val="31BDE002"/>
    <w:rsid w:val="3203795E"/>
    <w:rsid w:val="32D8572C"/>
    <w:rsid w:val="32E3C7CA"/>
    <w:rsid w:val="33555AA2"/>
    <w:rsid w:val="3387A97F"/>
    <w:rsid w:val="33D10C9E"/>
    <w:rsid w:val="346B0F0C"/>
    <w:rsid w:val="348D4A3B"/>
    <w:rsid w:val="34D304B3"/>
    <w:rsid w:val="34D3C0B1"/>
    <w:rsid w:val="34FFB23A"/>
    <w:rsid w:val="36DBBBF1"/>
    <w:rsid w:val="374F8CFE"/>
    <w:rsid w:val="377063B2"/>
    <w:rsid w:val="3834CACD"/>
    <w:rsid w:val="38B045BA"/>
    <w:rsid w:val="39143C8B"/>
    <w:rsid w:val="395CFCB8"/>
    <w:rsid w:val="398847FB"/>
    <w:rsid w:val="399CDF16"/>
    <w:rsid w:val="39A58229"/>
    <w:rsid w:val="3A667F98"/>
    <w:rsid w:val="3B5A2B62"/>
    <w:rsid w:val="3B75409E"/>
    <w:rsid w:val="3BD86F78"/>
    <w:rsid w:val="3C064EE6"/>
    <w:rsid w:val="3C9FAB96"/>
    <w:rsid w:val="3CCE720F"/>
    <w:rsid w:val="3CE486D1"/>
    <w:rsid w:val="3CF65376"/>
    <w:rsid w:val="3D155135"/>
    <w:rsid w:val="3D66A975"/>
    <w:rsid w:val="3DFBE875"/>
    <w:rsid w:val="3E3B5867"/>
    <w:rsid w:val="3EE38FFD"/>
    <w:rsid w:val="3EF2B37F"/>
    <w:rsid w:val="3FB2D5FA"/>
    <w:rsid w:val="3FCA2344"/>
    <w:rsid w:val="4101366A"/>
    <w:rsid w:val="41232E1C"/>
    <w:rsid w:val="4186ECFC"/>
    <w:rsid w:val="41C18196"/>
    <w:rsid w:val="41D5A258"/>
    <w:rsid w:val="41ECF4B9"/>
    <w:rsid w:val="4210DADA"/>
    <w:rsid w:val="4260D42B"/>
    <w:rsid w:val="441B7AC3"/>
    <w:rsid w:val="4455C042"/>
    <w:rsid w:val="447A16A0"/>
    <w:rsid w:val="4489A592"/>
    <w:rsid w:val="449EC6D6"/>
    <w:rsid w:val="44AB8798"/>
    <w:rsid w:val="44E1F7F0"/>
    <w:rsid w:val="451371C2"/>
    <w:rsid w:val="455F1BB4"/>
    <w:rsid w:val="4694F2B9"/>
    <w:rsid w:val="469F550E"/>
    <w:rsid w:val="46F208F7"/>
    <w:rsid w:val="4960009B"/>
    <w:rsid w:val="49E7885F"/>
    <w:rsid w:val="4A5DBEC5"/>
    <w:rsid w:val="4A691D52"/>
    <w:rsid w:val="4A97DC05"/>
    <w:rsid w:val="4AA17151"/>
    <w:rsid w:val="4ABA52B4"/>
    <w:rsid w:val="4AE95824"/>
    <w:rsid w:val="4C21DBAC"/>
    <w:rsid w:val="4C852885"/>
    <w:rsid w:val="4CD6879C"/>
    <w:rsid w:val="4D3B0C4C"/>
    <w:rsid w:val="4D3C0C1D"/>
    <w:rsid w:val="4DDC8ABA"/>
    <w:rsid w:val="4E42AC04"/>
    <w:rsid w:val="4E711DC3"/>
    <w:rsid w:val="4EABEF47"/>
    <w:rsid w:val="4EE46FEE"/>
    <w:rsid w:val="4EEA7A1A"/>
    <w:rsid w:val="4F0FE51A"/>
    <w:rsid w:val="4F112054"/>
    <w:rsid w:val="4F2F540D"/>
    <w:rsid w:val="4F9E29E6"/>
    <w:rsid w:val="5076A774"/>
    <w:rsid w:val="50CE9D15"/>
    <w:rsid w:val="5161C434"/>
    <w:rsid w:val="51677D76"/>
    <w:rsid w:val="51DAE2B9"/>
    <w:rsid w:val="5221E355"/>
    <w:rsid w:val="5228F251"/>
    <w:rsid w:val="5284A765"/>
    <w:rsid w:val="528681AB"/>
    <w:rsid w:val="52E67981"/>
    <w:rsid w:val="53E7AD2B"/>
    <w:rsid w:val="546CA11C"/>
    <w:rsid w:val="5488A2D6"/>
    <w:rsid w:val="549827F0"/>
    <w:rsid w:val="551733A8"/>
    <w:rsid w:val="551F42CF"/>
    <w:rsid w:val="55558F65"/>
    <w:rsid w:val="55A6DF6B"/>
    <w:rsid w:val="5608717D"/>
    <w:rsid w:val="56186882"/>
    <w:rsid w:val="561FA8B7"/>
    <w:rsid w:val="5660FBAF"/>
    <w:rsid w:val="5690FD9A"/>
    <w:rsid w:val="5711A8BE"/>
    <w:rsid w:val="5778B4B9"/>
    <w:rsid w:val="579A6953"/>
    <w:rsid w:val="57CFC8B2"/>
    <w:rsid w:val="58744292"/>
    <w:rsid w:val="59BD0064"/>
    <w:rsid w:val="59C89E5C"/>
    <w:rsid w:val="59EAA4CB"/>
    <w:rsid w:val="5A1012F3"/>
    <w:rsid w:val="5A2178A4"/>
    <w:rsid w:val="5A8C7BAE"/>
    <w:rsid w:val="5B234B37"/>
    <w:rsid w:val="5B39B41B"/>
    <w:rsid w:val="5B4D05F1"/>
    <w:rsid w:val="5C20546E"/>
    <w:rsid w:val="5C3D1E4E"/>
    <w:rsid w:val="5C695AC6"/>
    <w:rsid w:val="5CA339D5"/>
    <w:rsid w:val="5CD063F3"/>
    <w:rsid w:val="5D003F1E"/>
    <w:rsid w:val="5D1FE416"/>
    <w:rsid w:val="5D22458D"/>
    <w:rsid w:val="5D5881EE"/>
    <w:rsid w:val="5D5FD701"/>
    <w:rsid w:val="5D7090CE"/>
    <w:rsid w:val="5E1454BA"/>
    <w:rsid w:val="5E3F0A36"/>
    <w:rsid w:val="5E402976"/>
    <w:rsid w:val="5EDEE898"/>
    <w:rsid w:val="5EF0B5DC"/>
    <w:rsid w:val="5F742798"/>
    <w:rsid w:val="5FAF3261"/>
    <w:rsid w:val="5FF14649"/>
    <w:rsid w:val="5FF6BC5A"/>
    <w:rsid w:val="60AF2C8D"/>
    <w:rsid w:val="61231A52"/>
    <w:rsid w:val="61928CBB"/>
    <w:rsid w:val="61B6B8CA"/>
    <w:rsid w:val="61BA72F7"/>
    <w:rsid w:val="62E2DE71"/>
    <w:rsid w:val="6365DAE8"/>
    <w:rsid w:val="637483C4"/>
    <w:rsid w:val="64134626"/>
    <w:rsid w:val="64175563"/>
    <w:rsid w:val="644C69EE"/>
    <w:rsid w:val="64583D15"/>
    <w:rsid w:val="647E838B"/>
    <w:rsid w:val="649160DD"/>
    <w:rsid w:val="64CCF250"/>
    <w:rsid w:val="6562F0E1"/>
    <w:rsid w:val="6570788C"/>
    <w:rsid w:val="658FF9DD"/>
    <w:rsid w:val="65CE9BC5"/>
    <w:rsid w:val="65D41F56"/>
    <w:rsid w:val="65D4F0CC"/>
    <w:rsid w:val="666BF282"/>
    <w:rsid w:val="671A8FA8"/>
    <w:rsid w:val="67B6324F"/>
    <w:rsid w:val="6819CABA"/>
    <w:rsid w:val="68B5793B"/>
    <w:rsid w:val="69BC47A8"/>
    <w:rsid w:val="69F16B15"/>
    <w:rsid w:val="6A98BA99"/>
    <w:rsid w:val="6AECD186"/>
    <w:rsid w:val="6B0F63EC"/>
    <w:rsid w:val="6B2DF8A1"/>
    <w:rsid w:val="6C2740B5"/>
    <w:rsid w:val="6C9BC77A"/>
    <w:rsid w:val="6CA0BD0A"/>
    <w:rsid w:val="6CD53F62"/>
    <w:rsid w:val="6FC50C0F"/>
    <w:rsid w:val="6FC6BE4E"/>
    <w:rsid w:val="7022417B"/>
    <w:rsid w:val="70C0B5A6"/>
    <w:rsid w:val="71415B1F"/>
    <w:rsid w:val="71C60AD0"/>
    <w:rsid w:val="7246DC38"/>
    <w:rsid w:val="7270107C"/>
    <w:rsid w:val="727B0C64"/>
    <w:rsid w:val="72E4AB11"/>
    <w:rsid w:val="72F03FED"/>
    <w:rsid w:val="73205004"/>
    <w:rsid w:val="7334FBCE"/>
    <w:rsid w:val="73365433"/>
    <w:rsid w:val="73F66454"/>
    <w:rsid w:val="7431D983"/>
    <w:rsid w:val="752D9D71"/>
    <w:rsid w:val="7573F95C"/>
    <w:rsid w:val="75A88849"/>
    <w:rsid w:val="76A0D106"/>
    <w:rsid w:val="76CDCE88"/>
    <w:rsid w:val="7739C332"/>
    <w:rsid w:val="77EB32FC"/>
    <w:rsid w:val="78410E4E"/>
    <w:rsid w:val="78432D2C"/>
    <w:rsid w:val="787A2092"/>
    <w:rsid w:val="79117068"/>
    <w:rsid w:val="792AA1E3"/>
    <w:rsid w:val="7933B025"/>
    <w:rsid w:val="79589105"/>
    <w:rsid w:val="7962C962"/>
    <w:rsid w:val="799CB532"/>
    <w:rsid w:val="79B6D991"/>
    <w:rsid w:val="79E21DAF"/>
    <w:rsid w:val="7A2F392D"/>
    <w:rsid w:val="7A3F978B"/>
    <w:rsid w:val="7ACF8086"/>
    <w:rsid w:val="7B300420"/>
    <w:rsid w:val="7B317649"/>
    <w:rsid w:val="7B68BB28"/>
    <w:rsid w:val="7B7A3676"/>
    <w:rsid w:val="7B8E1FC4"/>
    <w:rsid w:val="7B93D906"/>
    <w:rsid w:val="7BA581B9"/>
    <w:rsid w:val="7BEB07CD"/>
    <w:rsid w:val="7C76D46A"/>
    <w:rsid w:val="7C9958BC"/>
    <w:rsid w:val="7C9D21FA"/>
    <w:rsid w:val="7D00E57D"/>
    <w:rsid w:val="7D931E98"/>
    <w:rsid w:val="7DB8859A"/>
    <w:rsid w:val="7DD9D282"/>
    <w:rsid w:val="7E24E019"/>
    <w:rsid w:val="7E76F8DE"/>
    <w:rsid w:val="7E9ADAE5"/>
    <w:rsid w:val="7FFB28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64634A6C-7188-4360-9E06-2DA2CA0CA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1"/>
      </w:numPr>
      <w:tabs>
        <w:tab w:val="clear" w:pos="882"/>
        <w:tab w:val="num" w:pos="360"/>
      </w:tabs>
      <w:spacing w:before="240" w:after="200" w:line="276" w:lineRule="auto"/>
      <w:ind w:left="360" w:hanging="360"/>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2"/>
      </w:numPr>
      <w:tabs>
        <w:tab w:val="clear" w:pos="2736"/>
        <w:tab w:val="num" w:pos="576"/>
      </w:tabs>
      <w:spacing w:before="240" w:after="60"/>
      <w:ind w:left="576"/>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1"/>
      </w:numPr>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D922DD"/>
    <w:pPr>
      <w:keepNext/>
      <w:numPr>
        <w:ilvl w:val="3"/>
        <w:numId w:val="2"/>
      </w:numPr>
      <w:spacing w:before="240" w:after="60"/>
      <w:outlineLvl w:val="3"/>
    </w:pPr>
    <w:rPr>
      <w:rFonts w:ascii="Arial" w:eastAsia="Times New Roman" w:hAnsi="Arial"/>
      <w:b/>
      <w:bCs/>
      <w:szCs w:val="23"/>
    </w:rPr>
  </w:style>
  <w:style w:type="paragraph" w:styleId="Heading5">
    <w:name w:val="heading 5"/>
    <w:basedOn w:val="Normal"/>
    <w:next w:val="Normal"/>
    <w:link w:val="Heading5Char"/>
    <w:uiPriority w:val="99"/>
    <w:qFormat/>
    <w:rsid w:val="00A0608C"/>
    <w:pPr>
      <w:numPr>
        <w:ilvl w:val="4"/>
        <w:numId w:val="2"/>
      </w:numPr>
      <w:spacing w:before="240" w:after="60"/>
      <w:outlineLvl w:val="4"/>
    </w:pPr>
    <w:rPr>
      <w:rFonts w:ascii="Arial" w:eastAsia="Times New Roman" w:hAnsi="Arial" w:cs="Arial"/>
      <w:b/>
      <w:bCs/>
      <w:iCs/>
      <w:szCs w:val="23"/>
    </w:rPr>
  </w:style>
  <w:style w:type="paragraph" w:styleId="Heading6">
    <w:name w:val="heading 6"/>
    <w:basedOn w:val="Normal"/>
    <w:next w:val="Normal"/>
    <w:link w:val="Heading6Char"/>
    <w:uiPriority w:val="99"/>
    <w:qFormat/>
    <w:rsid w:val="005908B9"/>
    <w:pPr>
      <w:numPr>
        <w:ilvl w:val="5"/>
        <w:numId w:val="2"/>
      </w:numPr>
      <w:spacing w:before="240" w:after="60"/>
      <w:outlineLvl w:val="5"/>
    </w:pPr>
    <w:rPr>
      <w:rFonts w:ascii="Arial" w:eastAsia="Times New Roman" w:hAnsi="Arial" w:cs="Arial"/>
      <w:b/>
      <w:bCs/>
    </w:rPr>
  </w:style>
  <w:style w:type="paragraph" w:styleId="Heading7">
    <w:name w:val="heading 7"/>
    <w:basedOn w:val="Normal"/>
    <w:next w:val="Normal"/>
    <w:link w:val="Heading7Char"/>
    <w:uiPriority w:val="99"/>
    <w:qFormat/>
    <w:rsid w:val="00151371"/>
    <w:pPr>
      <w:numPr>
        <w:ilvl w:val="6"/>
        <w:numId w:val="1"/>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1"/>
      </w:numPr>
      <w:spacing w:before="240" w:after="60"/>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eastAsia="Times New Roman"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eastAsia="Times New Roman" w:hAnsi="Myriad Pro Light" w:cs="Arial"/>
      <w:b/>
      <w:sz w:val="23"/>
      <w:szCs w:val="26"/>
    </w:rPr>
  </w:style>
  <w:style w:type="character" w:customStyle="1" w:styleId="Heading4Char">
    <w:name w:val="Heading 4 Char"/>
    <w:aliases w:val="TAMU_HEAD4 Char"/>
    <w:basedOn w:val="DefaultParagraphFont"/>
    <w:link w:val="Heading4"/>
    <w:uiPriority w:val="99"/>
    <w:locked/>
    <w:rsid w:val="00D922DD"/>
    <w:rPr>
      <w:rFonts w:ascii="Arial" w:eastAsia="Times New Roman" w:hAnsi="Arial"/>
      <w:b/>
      <w:bCs/>
      <w:sz w:val="23"/>
      <w:szCs w:val="23"/>
    </w:rPr>
  </w:style>
  <w:style w:type="character" w:customStyle="1" w:styleId="Heading5Char">
    <w:name w:val="Heading 5 Char"/>
    <w:basedOn w:val="DefaultParagraphFont"/>
    <w:link w:val="Heading5"/>
    <w:uiPriority w:val="99"/>
    <w:locked/>
    <w:rsid w:val="00A0608C"/>
    <w:rPr>
      <w:rFonts w:ascii="Arial" w:eastAsia="Times New Roman" w:hAnsi="Arial" w:cs="Arial"/>
      <w:b/>
      <w:bCs/>
      <w:iCs/>
      <w:sz w:val="23"/>
      <w:szCs w:val="23"/>
    </w:rPr>
  </w:style>
  <w:style w:type="character" w:customStyle="1" w:styleId="Heading6Char">
    <w:name w:val="Heading 6 Char"/>
    <w:basedOn w:val="DefaultParagraphFont"/>
    <w:link w:val="Heading6"/>
    <w:uiPriority w:val="99"/>
    <w:locked/>
    <w:rsid w:val="005908B9"/>
    <w:rPr>
      <w:rFonts w:ascii="Arial" w:eastAsia="Times New Roman" w:hAnsi="Arial" w:cs="Arial"/>
      <w:b/>
      <w:bCs/>
      <w:sz w:val="23"/>
    </w:rPr>
  </w:style>
  <w:style w:type="character" w:customStyle="1" w:styleId="Heading7Char">
    <w:name w:val="Heading 7 Char"/>
    <w:basedOn w:val="DefaultParagraphFont"/>
    <w:link w:val="Heading7"/>
    <w:uiPriority w:val="99"/>
    <w:locked/>
    <w:rsid w:val="00151371"/>
    <w:rPr>
      <w:rFonts w:ascii="Times New Roman" w:eastAsia="Times New Roman" w:hAnsi="Times New Roman"/>
      <w:sz w:val="24"/>
      <w:szCs w:val="24"/>
    </w:rPr>
  </w:style>
  <w:style w:type="character" w:customStyle="1" w:styleId="Heading8Char">
    <w:name w:val="Heading 8 Char"/>
    <w:basedOn w:val="DefaultParagraphFont"/>
    <w:link w:val="Heading8"/>
    <w:uiPriority w:val="99"/>
    <w:locked/>
    <w:rsid w:val="00151371"/>
    <w:rPr>
      <w:rFonts w:ascii="Times New Roman" w:eastAsia="Times New Roman" w:hAnsi="Times New Roman"/>
      <w:i/>
      <w:iCs/>
      <w:sz w:val="24"/>
      <w:szCs w:val="24"/>
    </w:rPr>
  </w:style>
  <w:style w:type="character" w:customStyle="1" w:styleId="Heading9Char">
    <w:name w:val="Heading 9 Char"/>
    <w:basedOn w:val="DefaultParagraphFont"/>
    <w:link w:val="Heading9"/>
    <w:uiPriority w:val="99"/>
    <w:locked/>
    <w:rsid w:val="00151371"/>
    <w:rPr>
      <w:rFonts w:ascii="Myriad Pro" w:eastAsia="Times New Roman"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eastAsia="Times New Roman"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uiPriority w:val="99"/>
    <w:rsid w:val="00613877"/>
    <w:pPr>
      <w:ind w:left="1008"/>
    </w:pPr>
    <w:rPr>
      <w:rFonts w:ascii="Arial" w:eastAsia="Batang" w:hAnsi="Arial"/>
      <w:szCs w:val="24"/>
      <w:lang w:eastAsia="ko-KR"/>
    </w:rPr>
  </w:style>
  <w:style w:type="character" w:customStyle="1" w:styleId="BodyTextChar">
    <w:name w:val="Body Text Char"/>
    <w:basedOn w:val="DefaultParagraphFont"/>
    <w:link w:val="BodyText"/>
    <w:uiPriority w:val="99"/>
    <w:locked/>
    <w:rsid w:val="00090D70"/>
    <w:rPr>
      <w:rFonts w:ascii="Arial" w:eastAsia="Batang" w:hAnsi="Arial"/>
      <w:sz w:val="23"/>
      <w:szCs w:val="24"/>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rPr>
      <w:sz w:val="20"/>
    </w:rPr>
  </w:style>
  <w:style w:type="paragraph" w:customStyle="1" w:styleId="Heading1Top">
    <w:name w:val="Heading 1 Top"/>
    <w:basedOn w:val="Heading1"/>
    <w:uiPriority w:val="99"/>
    <w:rsid w:val="00EC3EDA"/>
    <w:pPr>
      <w:numPr>
        <w:numId w:val="0"/>
      </w:numPr>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3"/>
      </w:numPr>
    </w:pPr>
  </w:style>
  <w:style w:type="paragraph" w:customStyle="1" w:styleId="Rationale">
    <w:name w:val="Rationale"/>
    <w:basedOn w:val="Normal"/>
    <w:next w:val="Normal"/>
    <w:uiPriority w:val="99"/>
    <w:rsid w:val="00A0608C"/>
    <w:pPr>
      <w:ind w:left="720" w:right="720"/>
    </w:pPr>
    <w:rPr>
      <w:rFonts w:ascii="Arial" w:eastAsia="Times New Roman" w:hAnsi="Arial" w:cs="Arial"/>
      <w:i/>
      <w:sz w:val="20"/>
      <w:szCs w:val="24"/>
    </w:rPr>
  </w:style>
  <w:style w:type="character" w:styleId="UnresolvedMention">
    <w:name w:val="Unresolved Mention"/>
    <w:basedOn w:val="DefaultParagraphFont"/>
    <w:uiPriority w:val="99"/>
    <w:semiHidden/>
    <w:unhideWhenUsed/>
    <w:rsid w:val="00B1737B"/>
    <w:rPr>
      <w:color w:val="605E5C"/>
      <w:shd w:val="clear" w:color="auto" w:fill="E1DFDD"/>
    </w:rPr>
  </w:style>
  <w:style w:type="table" w:styleId="TableGrid">
    <w:name w:val="Table Grid"/>
    <w:basedOn w:val="TableNormal"/>
    <w:uiPriority w:val="59"/>
    <w:locked/>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2936">
      <w:bodyDiv w:val="1"/>
      <w:marLeft w:val="0"/>
      <w:marRight w:val="0"/>
      <w:marTop w:val="0"/>
      <w:marBottom w:val="0"/>
      <w:divBdr>
        <w:top w:val="none" w:sz="0" w:space="0" w:color="auto"/>
        <w:left w:val="none" w:sz="0" w:space="0" w:color="auto"/>
        <w:bottom w:val="none" w:sz="0" w:space="0" w:color="auto"/>
        <w:right w:val="none" w:sz="0" w:space="0" w:color="auto"/>
      </w:divBdr>
    </w:div>
    <w:div w:id="390271994">
      <w:bodyDiv w:val="1"/>
      <w:marLeft w:val="0"/>
      <w:marRight w:val="0"/>
      <w:marTop w:val="0"/>
      <w:marBottom w:val="0"/>
      <w:divBdr>
        <w:top w:val="none" w:sz="0" w:space="0" w:color="auto"/>
        <w:left w:val="none" w:sz="0" w:space="0" w:color="auto"/>
        <w:bottom w:val="none" w:sz="0" w:space="0" w:color="auto"/>
        <w:right w:val="none" w:sz="0" w:space="0" w:color="auto"/>
      </w:divBdr>
    </w:div>
    <w:div w:id="638461525">
      <w:bodyDiv w:val="1"/>
      <w:marLeft w:val="0"/>
      <w:marRight w:val="0"/>
      <w:marTop w:val="0"/>
      <w:marBottom w:val="0"/>
      <w:divBdr>
        <w:top w:val="none" w:sz="0" w:space="0" w:color="auto"/>
        <w:left w:val="none" w:sz="0" w:space="0" w:color="auto"/>
        <w:bottom w:val="none" w:sz="0" w:space="0" w:color="auto"/>
        <w:right w:val="none" w:sz="0" w:space="0" w:color="auto"/>
      </w:divBdr>
    </w:div>
    <w:div w:id="727843087">
      <w:bodyDiv w:val="1"/>
      <w:marLeft w:val="0"/>
      <w:marRight w:val="0"/>
      <w:marTop w:val="0"/>
      <w:marBottom w:val="0"/>
      <w:divBdr>
        <w:top w:val="none" w:sz="0" w:space="0" w:color="auto"/>
        <w:left w:val="none" w:sz="0" w:space="0" w:color="auto"/>
        <w:bottom w:val="none" w:sz="0" w:space="0" w:color="auto"/>
        <w:right w:val="none" w:sz="0" w:space="0" w:color="auto"/>
      </w:divBdr>
    </w:div>
    <w:div w:id="1032992805">
      <w:bodyDiv w:val="1"/>
      <w:marLeft w:val="0"/>
      <w:marRight w:val="0"/>
      <w:marTop w:val="0"/>
      <w:marBottom w:val="0"/>
      <w:divBdr>
        <w:top w:val="none" w:sz="0" w:space="0" w:color="auto"/>
        <w:left w:val="none" w:sz="0" w:space="0" w:color="auto"/>
        <w:bottom w:val="none" w:sz="0" w:space="0" w:color="auto"/>
        <w:right w:val="none" w:sz="0" w:space="0" w:color="auto"/>
      </w:divBdr>
    </w:div>
    <w:div w:id="1501508942">
      <w:bodyDiv w:val="1"/>
      <w:marLeft w:val="0"/>
      <w:marRight w:val="0"/>
      <w:marTop w:val="0"/>
      <w:marBottom w:val="0"/>
      <w:divBdr>
        <w:top w:val="none" w:sz="0" w:space="0" w:color="auto"/>
        <w:left w:val="none" w:sz="0" w:space="0" w:color="auto"/>
        <w:bottom w:val="none" w:sz="0" w:space="0" w:color="auto"/>
        <w:right w:val="none" w:sz="0" w:space="0" w:color="auto"/>
      </w:divBdr>
    </w:div>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579442758">
      <w:bodyDiv w:val="1"/>
      <w:marLeft w:val="0"/>
      <w:marRight w:val="0"/>
      <w:marTop w:val="0"/>
      <w:marBottom w:val="0"/>
      <w:divBdr>
        <w:top w:val="none" w:sz="0" w:space="0" w:color="auto"/>
        <w:left w:val="none" w:sz="0" w:space="0" w:color="auto"/>
        <w:bottom w:val="none" w:sz="0" w:space="0" w:color="auto"/>
        <w:right w:val="none" w:sz="0" w:space="0" w:color="auto"/>
      </w:divBdr>
    </w:div>
    <w:div w:id="1608657288">
      <w:bodyDiv w:val="1"/>
      <w:marLeft w:val="0"/>
      <w:marRight w:val="0"/>
      <w:marTop w:val="0"/>
      <w:marBottom w:val="0"/>
      <w:divBdr>
        <w:top w:val="none" w:sz="0" w:space="0" w:color="auto"/>
        <w:left w:val="none" w:sz="0" w:space="0" w:color="auto"/>
        <w:bottom w:val="none" w:sz="0" w:space="0" w:color="auto"/>
        <w:right w:val="none" w:sz="0" w:space="0" w:color="auto"/>
      </w:divBdr>
    </w:div>
    <w:div w:id="1797215805">
      <w:bodyDiv w:val="1"/>
      <w:marLeft w:val="0"/>
      <w:marRight w:val="0"/>
      <w:marTop w:val="0"/>
      <w:marBottom w:val="0"/>
      <w:divBdr>
        <w:top w:val="none" w:sz="0" w:space="0" w:color="auto"/>
        <w:left w:val="none" w:sz="0" w:space="0" w:color="auto"/>
        <w:bottom w:val="none" w:sz="0" w:space="0" w:color="auto"/>
        <w:right w:val="none" w:sz="0" w:space="0" w:color="auto"/>
      </w:divBdr>
    </w:div>
    <w:div w:id="201480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header" Target="header5.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C7BCDF56222A47BE07F4E079CE7EB0" ma:contentTypeVersion="8" ma:contentTypeDescription="Create a new document." ma:contentTypeScope="" ma:versionID="a6c38e5afc1a0f8077cd5ff4d45aab47">
  <xsd:schema xmlns:xsd="http://www.w3.org/2001/XMLSchema" xmlns:xs="http://www.w3.org/2001/XMLSchema" xmlns:p="http://schemas.microsoft.com/office/2006/metadata/properties" xmlns:ns2="839ca9a9-ca33-4343-9dbd-05d07bcc6d4d" targetNamespace="http://schemas.microsoft.com/office/2006/metadata/properties" ma:root="true" ma:fieldsID="7d54f7e6c97f912f98b195d6ca5cc491" ns2:_="">
    <xsd:import namespace="839ca9a9-ca33-4343-9dbd-05d07bcc6d4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9ca9a9-ca33-4343-9dbd-05d07bcc6d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1A3D11-5B6C-4EE8-AFA8-8BCF748B5D66}">
  <ds:schemaRefs>
    <ds:schemaRef ds:uri="http://schemas.openxmlformats.org/officeDocument/2006/bibliography"/>
  </ds:schemaRefs>
</ds:datastoreItem>
</file>

<file path=customXml/itemProps2.xml><?xml version="1.0" encoding="utf-8"?>
<ds:datastoreItem xmlns:ds="http://schemas.openxmlformats.org/officeDocument/2006/customXml" ds:itemID="{0F81375D-B39F-4F82-93BC-68B1F5993A20}">
  <ds:schemaRefs>
    <ds:schemaRef ds:uri="http://schemas.microsoft.com/sharepoint/v3/contenttype/forms"/>
  </ds:schemaRefs>
</ds:datastoreItem>
</file>

<file path=customXml/itemProps3.xml><?xml version="1.0" encoding="utf-8"?>
<ds:datastoreItem xmlns:ds="http://schemas.openxmlformats.org/officeDocument/2006/customXml" ds:itemID="{98C23153-B87D-45FA-A6E3-3B1D43FFD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9ca9a9-ca33-4343-9dbd-05d07bcc6d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E4FF36-BB48-4878-9A9B-DEBFB05A6D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3273</Words>
  <Characters>18658</Characters>
  <Application>Microsoft Office Word</Application>
  <DocSecurity>0</DocSecurity>
  <Lines>155</Lines>
  <Paragraphs>43</Paragraphs>
  <ScaleCrop>false</ScaleCrop>
  <Company>Texas A&amp;M University</Company>
  <LinksUpToDate>false</LinksUpToDate>
  <CharactersWithSpaces>21888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Grant Franklin</cp:lastModifiedBy>
  <cp:revision>436</cp:revision>
  <cp:lastPrinted>2022-02-24T07:45:00Z</cp:lastPrinted>
  <dcterms:created xsi:type="dcterms:W3CDTF">2016-01-26T23:44:00Z</dcterms:created>
  <dcterms:modified xsi:type="dcterms:W3CDTF">2022-04-30T17:27:00Z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0x01010003C7BCDF56222A47BE07F4E079CE7EB0</vt:lpwstr>
  </property>
  <property fmtid="{D5CDD505-2E9C-101B-9397-08002B2CF9AE}" pid="3" name="SubmissionID">
    <vt:lpwstr/>
  </property>
  <property fmtid="{D5CDD505-2E9C-101B-9397-08002B2CF9AE}" pid="4" name="Status">
    <vt:lpwstr>PC Review</vt:lpwstr>
  </property>
</Properties>
</file>